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1B01" w:rsidRDefault="00471B01" w:rsidP="00DB7968">
      <w:pPr>
        <w:tabs>
          <w:tab w:val="left" w:pos="3708"/>
        </w:tabs>
        <w:jc w:val="both"/>
      </w:pPr>
      <w:bookmarkStart w:id="0" w:name="_Hlk535782913"/>
      <w:bookmarkEnd w:id="0"/>
    </w:p>
    <w:p w:rsidR="00471B01" w:rsidRDefault="00471B01" w:rsidP="0091609C">
      <w:pPr>
        <w:jc w:val="both"/>
      </w:pPr>
    </w:p>
    <w:p w:rsidR="00471B01" w:rsidRDefault="00471B01" w:rsidP="0091609C">
      <w:pPr>
        <w:jc w:val="both"/>
      </w:pPr>
    </w:p>
    <w:p w:rsidR="00471B01" w:rsidRDefault="00471B01" w:rsidP="0091609C">
      <w:pPr>
        <w:jc w:val="both"/>
      </w:pPr>
    </w:p>
    <w:p w:rsidR="009416B2" w:rsidRPr="008933B6" w:rsidRDefault="007762B7" w:rsidP="00FB07A4">
      <w:pPr>
        <w:autoSpaceDE w:val="0"/>
        <w:autoSpaceDN w:val="0"/>
        <w:adjustRightInd w:val="0"/>
        <w:jc w:val="center"/>
        <w:rPr>
          <w:rFonts w:ascii="Cambria" w:hAnsi="Cambria" w:cs="Cambria"/>
          <w:b/>
          <w:color w:val="333399"/>
          <w:sz w:val="64"/>
          <w:szCs w:val="6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8933B6">
        <w:rPr>
          <w:rFonts w:ascii="Cambria" w:hAnsi="Cambria" w:cs="Cambria"/>
          <w:b/>
          <w:color w:val="333399"/>
          <w:sz w:val="64"/>
          <w:szCs w:val="6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“</w:t>
      </w:r>
      <w:r w:rsidR="00EB4604" w:rsidRPr="008933B6">
        <w:rPr>
          <w:rFonts w:ascii="Cambria" w:hAnsi="Cambria" w:cs="Cambria"/>
          <w:b/>
          <w:color w:val="333399"/>
          <w:sz w:val="64"/>
          <w:szCs w:val="6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Software Engineering</w:t>
      </w:r>
      <w:r w:rsidRPr="008933B6">
        <w:rPr>
          <w:rFonts w:ascii="Cambria" w:hAnsi="Cambria" w:cs="Cambria"/>
          <w:b/>
          <w:color w:val="333399"/>
          <w:sz w:val="64"/>
          <w:szCs w:val="6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”</w:t>
      </w:r>
      <w:r w:rsidR="0094511E" w:rsidRPr="008933B6">
        <w:rPr>
          <w:rFonts w:ascii="Cambria" w:hAnsi="Cambria" w:cs="Cambria"/>
          <w:b/>
          <w:color w:val="333399"/>
          <w:sz w:val="64"/>
          <w:szCs w:val="6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:rsidR="009416B2" w:rsidRDefault="00D139F5" w:rsidP="00FB07A4">
      <w:pPr>
        <w:autoSpaceDE w:val="0"/>
        <w:autoSpaceDN w:val="0"/>
        <w:adjustRightInd w:val="0"/>
        <w:jc w:val="center"/>
        <w:rPr>
          <w:rFonts w:ascii="Cambria" w:hAnsi="Cambria" w:cs="Cambria"/>
          <w:b/>
          <w:color w:val="333399"/>
          <w:sz w:val="56"/>
          <w:szCs w:val="56"/>
        </w:rPr>
      </w:pPr>
      <w:r>
        <w:rPr>
          <w:rFonts w:ascii="Cambria" w:hAnsi="Cambria" w:cs="Cambria"/>
          <w:b/>
          <w:color w:val="333399"/>
          <w:sz w:val="56"/>
          <w:szCs w:val="56"/>
        </w:rPr>
        <w:t>C</w:t>
      </w:r>
      <w:r w:rsidR="009416B2">
        <w:rPr>
          <w:rFonts w:ascii="Cambria" w:hAnsi="Cambria" w:cs="Cambria"/>
          <w:b/>
          <w:color w:val="333399"/>
          <w:sz w:val="56"/>
          <w:szCs w:val="56"/>
        </w:rPr>
        <w:t>ourse</w:t>
      </w:r>
    </w:p>
    <w:p w:rsidR="00D139F5" w:rsidRDefault="00374CA7" w:rsidP="00FB07A4">
      <w:pPr>
        <w:autoSpaceDE w:val="0"/>
        <w:autoSpaceDN w:val="0"/>
        <w:adjustRightInd w:val="0"/>
        <w:jc w:val="center"/>
        <w:rPr>
          <w:rFonts w:ascii="Cambria" w:hAnsi="Cambria" w:cs="Cambria"/>
          <w:b/>
          <w:color w:val="333399"/>
          <w:sz w:val="56"/>
          <w:szCs w:val="56"/>
        </w:rPr>
      </w:pPr>
      <w:proofErr w:type="spellStart"/>
      <w:r>
        <w:rPr>
          <w:rFonts w:ascii="Cambria" w:hAnsi="Cambria" w:cs="Cambria"/>
          <w:b/>
          <w:color w:val="333399"/>
          <w:sz w:val="56"/>
          <w:szCs w:val="56"/>
        </w:rPr>
        <w:t>a.a.</w:t>
      </w:r>
      <w:proofErr w:type="spellEnd"/>
      <w:r>
        <w:rPr>
          <w:rFonts w:ascii="Cambria" w:hAnsi="Cambria" w:cs="Cambria"/>
          <w:b/>
          <w:color w:val="333399"/>
          <w:sz w:val="56"/>
          <w:szCs w:val="56"/>
        </w:rPr>
        <w:t xml:space="preserve"> 201</w:t>
      </w:r>
      <w:r w:rsidR="00BD56BD">
        <w:rPr>
          <w:rFonts w:ascii="Cambria" w:hAnsi="Cambria" w:cs="Cambria"/>
          <w:b/>
          <w:color w:val="333399"/>
          <w:sz w:val="56"/>
          <w:szCs w:val="56"/>
        </w:rPr>
        <w:t>8-2019</w:t>
      </w:r>
    </w:p>
    <w:p w:rsidR="00FB01EB" w:rsidRDefault="00E730DE" w:rsidP="00FB07A4">
      <w:pPr>
        <w:autoSpaceDE w:val="0"/>
        <w:autoSpaceDN w:val="0"/>
        <w:adjustRightInd w:val="0"/>
        <w:jc w:val="center"/>
        <w:rPr>
          <w:rFonts w:ascii="Cambria" w:hAnsi="Cambria" w:cs="Cambria"/>
          <w:b/>
          <w:color w:val="333399"/>
          <w:sz w:val="40"/>
          <w:szCs w:val="56"/>
        </w:rPr>
      </w:pPr>
      <w:r w:rsidRPr="00E730DE">
        <w:rPr>
          <w:rFonts w:ascii="Cambria" w:hAnsi="Cambria" w:cs="Cambria"/>
          <w:b/>
          <w:color w:val="333399"/>
          <w:sz w:val="40"/>
          <w:szCs w:val="56"/>
        </w:rPr>
        <w:t>Template version 1</w:t>
      </w:r>
      <w:r w:rsidR="00FB01EB" w:rsidRPr="00E730DE">
        <w:rPr>
          <w:rFonts w:ascii="Cambria" w:hAnsi="Cambria" w:cs="Cambria"/>
          <w:b/>
          <w:color w:val="333399"/>
          <w:sz w:val="40"/>
          <w:szCs w:val="56"/>
        </w:rPr>
        <w:t>.0</w:t>
      </w:r>
    </w:p>
    <w:p w:rsidR="008A4412" w:rsidRPr="008A4412" w:rsidRDefault="008A4412" w:rsidP="00FB07A4">
      <w:pPr>
        <w:autoSpaceDE w:val="0"/>
        <w:autoSpaceDN w:val="0"/>
        <w:adjustRightInd w:val="0"/>
        <w:jc w:val="center"/>
        <w:rPr>
          <w:rFonts w:ascii="Cambria" w:hAnsi="Cambria" w:cs="Cambria"/>
          <w:b/>
          <w:color w:val="333399"/>
          <w:sz w:val="56"/>
          <w:szCs w:val="56"/>
          <w:u w:val="single"/>
        </w:rPr>
      </w:pPr>
      <w:bookmarkStart w:id="1" w:name="_Hlk496605324"/>
      <w:r w:rsidRPr="008A4412">
        <w:rPr>
          <w:rFonts w:ascii="Cambria" w:hAnsi="Cambria" w:cs="Cambria"/>
          <w:b/>
          <w:color w:val="333399"/>
          <w:sz w:val="40"/>
          <w:szCs w:val="56"/>
          <w:u w:val="single"/>
        </w:rPr>
        <w:t>Deliverable #</w:t>
      </w:r>
      <w:ins w:id="2" w:author="Enrico Monte" w:date="2019-01-15T16:13:00Z">
        <w:r w:rsidR="00305F15">
          <w:rPr>
            <w:rFonts w:ascii="Cambria" w:hAnsi="Cambria" w:cs="Cambria"/>
            <w:b/>
            <w:color w:val="333399"/>
            <w:sz w:val="40"/>
            <w:szCs w:val="56"/>
            <w:u w:val="single"/>
          </w:rPr>
          <w:t>3</w:t>
        </w:r>
      </w:ins>
      <w:del w:id="3" w:author="Enrico Monte" w:date="2019-01-15T16:13:00Z">
        <w:r w:rsidR="00900B3C" w:rsidDel="00305F15">
          <w:rPr>
            <w:rFonts w:ascii="Cambria" w:hAnsi="Cambria" w:cs="Cambria"/>
            <w:b/>
            <w:color w:val="333399"/>
            <w:sz w:val="40"/>
            <w:szCs w:val="56"/>
            <w:u w:val="single"/>
          </w:rPr>
          <w:delText>2</w:delText>
        </w:r>
      </w:del>
    </w:p>
    <w:bookmarkEnd w:id="1"/>
    <w:p w:rsidR="008D19AF" w:rsidRDefault="008D19AF" w:rsidP="00FB07A4">
      <w:pPr>
        <w:autoSpaceDE w:val="0"/>
        <w:autoSpaceDN w:val="0"/>
        <w:adjustRightInd w:val="0"/>
        <w:jc w:val="center"/>
        <w:rPr>
          <w:rFonts w:ascii="Cambria" w:hAnsi="Cambria" w:cs="Cambria"/>
          <w:b/>
          <w:color w:val="333399"/>
          <w:sz w:val="56"/>
          <w:szCs w:val="56"/>
        </w:rPr>
      </w:pPr>
    </w:p>
    <w:p w:rsidR="009416B2" w:rsidRPr="00261CCF" w:rsidRDefault="009416B2" w:rsidP="00261CCF">
      <w:pPr>
        <w:autoSpaceDE w:val="0"/>
        <w:autoSpaceDN w:val="0"/>
        <w:adjustRightInd w:val="0"/>
        <w:jc w:val="center"/>
        <w:rPr>
          <w:rFonts w:ascii="Cambria" w:hAnsi="Cambria" w:cs="Cambria"/>
          <w:b/>
          <w:color w:val="333399"/>
          <w:sz w:val="32"/>
          <w:szCs w:val="56"/>
        </w:rPr>
      </w:pPr>
      <w:r w:rsidRPr="009416B2">
        <w:rPr>
          <w:rFonts w:ascii="Cambria" w:hAnsi="Cambria" w:cs="Cambria"/>
          <w:b/>
          <w:color w:val="333399"/>
          <w:sz w:val="32"/>
          <w:szCs w:val="56"/>
        </w:rPr>
        <w:t xml:space="preserve">Lecturer: </w:t>
      </w:r>
      <w:r w:rsidR="00C442B2">
        <w:rPr>
          <w:rFonts w:ascii="Cambria" w:hAnsi="Cambria" w:cs="Cambria"/>
          <w:b/>
          <w:color w:val="333399"/>
          <w:sz w:val="32"/>
          <w:szCs w:val="56"/>
        </w:rPr>
        <w:t xml:space="preserve">Prof. </w:t>
      </w:r>
      <w:r w:rsidRPr="009416B2">
        <w:rPr>
          <w:rFonts w:ascii="Cambria" w:hAnsi="Cambria" w:cs="Cambria"/>
          <w:b/>
          <w:color w:val="333399"/>
          <w:sz w:val="32"/>
          <w:szCs w:val="56"/>
        </w:rPr>
        <w:t xml:space="preserve">Henry </w:t>
      </w:r>
      <w:proofErr w:type="spellStart"/>
      <w:r w:rsidRPr="009416B2">
        <w:rPr>
          <w:rFonts w:ascii="Cambria" w:hAnsi="Cambria" w:cs="Cambria"/>
          <w:b/>
          <w:color w:val="333399"/>
          <w:sz w:val="32"/>
          <w:szCs w:val="56"/>
        </w:rPr>
        <w:t>Muccini</w:t>
      </w:r>
      <w:proofErr w:type="spellEnd"/>
      <w:r w:rsidRPr="009416B2">
        <w:rPr>
          <w:rFonts w:ascii="Cambria" w:hAnsi="Cambria" w:cs="Cambria"/>
          <w:b/>
          <w:color w:val="333399"/>
          <w:sz w:val="32"/>
          <w:szCs w:val="56"/>
        </w:rPr>
        <w:t xml:space="preserve"> (henry.muccini@univaq.it)</w:t>
      </w:r>
    </w:p>
    <w:p w:rsidR="007762B7" w:rsidRDefault="007762B7" w:rsidP="00FB07A4">
      <w:pPr>
        <w:autoSpaceDE w:val="0"/>
        <w:autoSpaceDN w:val="0"/>
        <w:adjustRightInd w:val="0"/>
        <w:jc w:val="center"/>
        <w:rPr>
          <w:rFonts w:ascii="Cambria" w:hAnsi="Cambria" w:cs="Cambria"/>
          <w:b/>
          <w:color w:val="333399"/>
          <w:sz w:val="56"/>
          <w:szCs w:val="56"/>
        </w:rPr>
      </w:pPr>
    </w:p>
    <w:p w:rsidR="00D139F5" w:rsidRPr="00471B01" w:rsidRDefault="00BD56BD" w:rsidP="00374CA7">
      <w:pPr>
        <w:autoSpaceDE w:val="0"/>
        <w:autoSpaceDN w:val="0"/>
        <w:adjustRightInd w:val="0"/>
        <w:jc w:val="center"/>
        <w:rPr>
          <w:rFonts w:ascii="Cambria" w:hAnsi="Cambria" w:cs="Cambria"/>
          <w:color w:val="333399"/>
          <w:sz w:val="56"/>
          <w:szCs w:val="56"/>
        </w:rPr>
      </w:pPr>
      <w:r w:rsidRPr="00B70751">
        <w:rPr>
          <w:rFonts w:ascii="Cambria" w:hAnsi="Cambria" w:cs="Cambria"/>
          <w:b/>
          <w:color w:val="FF0000"/>
          <w:sz w:val="72"/>
          <w:szCs w:val="60"/>
          <w:lang w:val="en-GB"/>
        </w:rPr>
        <w:t xml:space="preserve">Dashboard </w:t>
      </w:r>
      <w:proofErr w:type="spellStart"/>
      <w:r w:rsidRPr="00B70751">
        <w:rPr>
          <w:rFonts w:ascii="Cambria" w:hAnsi="Cambria" w:cs="Cambria"/>
          <w:b/>
          <w:color w:val="FF0000"/>
          <w:sz w:val="72"/>
          <w:szCs w:val="60"/>
          <w:lang w:val="en-GB"/>
        </w:rPr>
        <w:t>Monitoraggio</w:t>
      </w:r>
      <w:proofErr w:type="spellEnd"/>
      <w:r w:rsidRPr="00B70751">
        <w:rPr>
          <w:rFonts w:ascii="Cambria" w:hAnsi="Cambria" w:cs="Cambria"/>
          <w:b/>
          <w:color w:val="FF0000"/>
          <w:sz w:val="72"/>
          <w:szCs w:val="60"/>
          <w:lang w:val="en-GB"/>
        </w:rPr>
        <w:t xml:space="preserve"> </w:t>
      </w:r>
      <w:proofErr w:type="spellStart"/>
      <w:r w:rsidRPr="00B70751">
        <w:rPr>
          <w:rFonts w:ascii="Cambria" w:hAnsi="Cambria" w:cs="Cambria"/>
          <w:b/>
          <w:color w:val="FF0000"/>
          <w:sz w:val="72"/>
          <w:szCs w:val="60"/>
          <w:lang w:val="en-GB"/>
        </w:rPr>
        <w:t>Ambientale</w:t>
      </w:r>
      <w:proofErr w:type="spellEnd"/>
      <w:r w:rsidRPr="00B70751">
        <w:rPr>
          <w:rFonts w:ascii="Cambria" w:hAnsi="Cambria" w:cs="Cambria"/>
          <w:b/>
          <w:color w:val="FF0000"/>
          <w:sz w:val="72"/>
          <w:szCs w:val="60"/>
          <w:lang w:val="en-GB"/>
        </w:rPr>
        <w:t xml:space="preserve">  </w:t>
      </w:r>
      <w:r w:rsidR="00374CA7">
        <w:rPr>
          <w:rFonts w:ascii="Cambria" w:hAnsi="Cambria" w:cs="Cambria"/>
          <w:b/>
          <w:color w:val="FF0000"/>
          <w:sz w:val="72"/>
          <w:szCs w:val="60"/>
          <w:lang w:val="en-GB"/>
        </w:rPr>
        <w:br/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187"/>
        <w:gridCol w:w="6443"/>
      </w:tblGrid>
      <w:tr w:rsidR="00D139F5" w:rsidRPr="00803511" w:rsidTr="007D5861"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F5" w:rsidRPr="00D139F5" w:rsidRDefault="00D139F5" w:rsidP="0080351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color w:val="333399"/>
                <w:szCs w:val="20"/>
              </w:rPr>
            </w:pPr>
            <w:r w:rsidRPr="00D139F5">
              <w:rPr>
                <w:rFonts w:ascii="Arial" w:hAnsi="Arial" w:cs="Arial"/>
                <w:b/>
                <w:color w:val="333399"/>
                <w:szCs w:val="20"/>
              </w:rPr>
              <w:t>Date</w:t>
            </w:r>
          </w:p>
        </w:tc>
        <w:tc>
          <w:tcPr>
            <w:tcW w:w="6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F5" w:rsidRPr="00D139F5" w:rsidRDefault="00151B99" w:rsidP="00D139F5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333399"/>
                <w:szCs w:val="20"/>
              </w:rPr>
            </w:pPr>
            <w:r>
              <w:rPr>
                <w:rFonts w:ascii="Arial" w:hAnsi="Arial" w:cs="Arial"/>
                <w:color w:val="333399"/>
                <w:szCs w:val="20"/>
              </w:rPr>
              <w:t>23/12/2018</w:t>
            </w:r>
          </w:p>
        </w:tc>
      </w:tr>
      <w:tr w:rsidR="00D139F5" w:rsidRPr="00D139F5" w:rsidTr="008B4FA7"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F5" w:rsidRPr="00D139F5" w:rsidRDefault="00D139F5" w:rsidP="0080351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color w:val="333399"/>
                <w:szCs w:val="20"/>
              </w:rPr>
            </w:pPr>
            <w:r w:rsidRPr="00D139F5">
              <w:rPr>
                <w:rFonts w:ascii="Arial" w:hAnsi="Arial" w:cs="Arial"/>
                <w:b/>
                <w:color w:val="333399"/>
                <w:szCs w:val="20"/>
              </w:rPr>
              <w:t>Deliverable</w:t>
            </w:r>
          </w:p>
        </w:tc>
        <w:tc>
          <w:tcPr>
            <w:tcW w:w="6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F5" w:rsidRPr="00D139F5" w:rsidRDefault="00151B99" w:rsidP="00D139F5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333399"/>
                <w:szCs w:val="20"/>
                <w:lang w:val="it-IT"/>
              </w:rPr>
            </w:pPr>
            <w:r>
              <w:rPr>
                <w:rFonts w:ascii="Arial" w:hAnsi="Arial" w:cs="Arial"/>
                <w:color w:val="333399"/>
                <w:szCs w:val="20"/>
                <w:lang w:val="it-IT"/>
              </w:rPr>
              <w:t>Deliverable n.</w:t>
            </w:r>
            <w:ins w:id="4" w:author="Enrico Monte" w:date="2019-01-15T16:13:00Z">
              <w:r w:rsidR="00305F15">
                <w:rPr>
                  <w:rFonts w:ascii="Arial" w:hAnsi="Arial" w:cs="Arial"/>
                  <w:color w:val="333399"/>
                  <w:szCs w:val="20"/>
                  <w:lang w:val="it-IT"/>
                </w:rPr>
                <w:t>3</w:t>
              </w:r>
            </w:ins>
            <w:ins w:id="5" w:author="Enrico Monte" w:date="2019-01-15T16:22:00Z">
              <w:r w:rsidR="00DF7A9B">
                <w:rPr>
                  <w:rFonts w:ascii="Arial" w:hAnsi="Arial" w:cs="Arial"/>
                  <w:color w:val="333399"/>
                  <w:szCs w:val="20"/>
                  <w:lang w:val="it-IT"/>
                </w:rPr>
                <w:t xml:space="preserve"> - </w:t>
              </w:r>
              <w:proofErr w:type="spellStart"/>
              <w:r w:rsidR="00DF7A9B">
                <w:rPr>
                  <w:rFonts w:ascii="Arial" w:hAnsi="Arial" w:cs="Arial"/>
                  <w:color w:val="333399"/>
                  <w:szCs w:val="20"/>
                  <w:lang w:val="it-IT"/>
                </w:rPr>
                <w:t>Final</w:t>
              </w:r>
            </w:ins>
            <w:proofErr w:type="spellEnd"/>
            <w:del w:id="6" w:author="Enrico Monte" w:date="2019-01-15T16:13:00Z">
              <w:r w:rsidDel="00305F15">
                <w:rPr>
                  <w:rFonts w:ascii="Arial" w:hAnsi="Arial" w:cs="Arial"/>
                  <w:color w:val="333399"/>
                  <w:szCs w:val="20"/>
                  <w:lang w:val="it-IT"/>
                </w:rPr>
                <w:delText>2</w:delText>
              </w:r>
            </w:del>
          </w:p>
        </w:tc>
      </w:tr>
      <w:tr w:rsidR="00D139F5" w:rsidRPr="00803511" w:rsidTr="00407EAD"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F5" w:rsidRPr="00D139F5" w:rsidRDefault="00D139F5" w:rsidP="0080351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color w:val="333399"/>
                <w:szCs w:val="20"/>
              </w:rPr>
            </w:pPr>
            <w:r w:rsidRPr="00D139F5">
              <w:rPr>
                <w:rFonts w:ascii="Arial" w:hAnsi="Arial" w:cs="Arial"/>
                <w:b/>
                <w:color w:val="333399"/>
                <w:szCs w:val="20"/>
              </w:rPr>
              <w:t>Team (Name)</w:t>
            </w:r>
          </w:p>
        </w:tc>
        <w:tc>
          <w:tcPr>
            <w:tcW w:w="6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F5" w:rsidRPr="00D139F5" w:rsidRDefault="00151B99" w:rsidP="0080351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333399"/>
                <w:szCs w:val="20"/>
              </w:rPr>
            </w:pPr>
            <w:r>
              <w:rPr>
                <w:rFonts w:ascii="Arial" w:hAnsi="Arial" w:cs="Arial"/>
                <w:color w:val="333399"/>
                <w:szCs w:val="20"/>
              </w:rPr>
              <w:t>G-SELL</w:t>
            </w:r>
          </w:p>
        </w:tc>
      </w:tr>
    </w:tbl>
    <w:p w:rsidR="00471B01" w:rsidRDefault="00471B01" w:rsidP="0091609C">
      <w:pPr>
        <w:jc w:val="both"/>
      </w:pPr>
    </w:p>
    <w:tbl>
      <w:tblPr>
        <w:tblW w:w="88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21"/>
        <w:gridCol w:w="1840"/>
        <w:gridCol w:w="4196"/>
      </w:tblGrid>
      <w:tr w:rsidR="00946403" w:rsidRPr="00803511" w:rsidTr="00803511">
        <w:tc>
          <w:tcPr>
            <w:tcW w:w="8857" w:type="dxa"/>
            <w:gridSpan w:val="3"/>
          </w:tcPr>
          <w:p w:rsidR="00946403" w:rsidRPr="00A36BED" w:rsidRDefault="00946403" w:rsidP="0080351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333399"/>
                <w:szCs w:val="20"/>
              </w:rPr>
            </w:pPr>
            <w:r w:rsidRPr="00D139F5">
              <w:rPr>
                <w:rFonts w:ascii="Arial" w:hAnsi="Arial" w:cs="Arial"/>
                <w:b/>
                <w:color w:val="333399"/>
                <w:sz w:val="40"/>
                <w:szCs w:val="20"/>
              </w:rPr>
              <w:t>Team Members</w:t>
            </w:r>
          </w:p>
        </w:tc>
      </w:tr>
      <w:tr w:rsidR="00946403" w:rsidRPr="00803511" w:rsidTr="00D139F5">
        <w:tc>
          <w:tcPr>
            <w:tcW w:w="3936" w:type="dxa"/>
          </w:tcPr>
          <w:p w:rsidR="00946403" w:rsidRPr="00A36BED" w:rsidRDefault="00946403" w:rsidP="0080351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333399"/>
                <w:szCs w:val="20"/>
              </w:rPr>
            </w:pPr>
            <w:r w:rsidRPr="00A36BED">
              <w:rPr>
                <w:rFonts w:ascii="Arial" w:hAnsi="Arial" w:cs="Arial"/>
                <w:b/>
                <w:color w:val="333399"/>
                <w:szCs w:val="20"/>
              </w:rPr>
              <w:t>Name</w:t>
            </w:r>
            <w:r w:rsidR="00D139F5">
              <w:rPr>
                <w:rFonts w:ascii="Arial" w:hAnsi="Arial" w:cs="Arial"/>
                <w:b/>
                <w:color w:val="333399"/>
                <w:szCs w:val="20"/>
              </w:rPr>
              <w:t xml:space="preserve"> &amp; Surname</w:t>
            </w:r>
          </w:p>
        </w:tc>
        <w:tc>
          <w:tcPr>
            <w:tcW w:w="1932" w:type="dxa"/>
          </w:tcPr>
          <w:p w:rsidR="00946403" w:rsidRPr="00A36BED" w:rsidRDefault="00D139F5" w:rsidP="0080351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333399"/>
                <w:szCs w:val="20"/>
              </w:rPr>
            </w:pPr>
            <w:r>
              <w:rPr>
                <w:rFonts w:ascii="Arial" w:hAnsi="Arial" w:cs="Arial"/>
                <w:b/>
                <w:color w:val="333399"/>
                <w:szCs w:val="20"/>
              </w:rPr>
              <w:t>Matriculation</w:t>
            </w:r>
            <w:r w:rsidR="00946403" w:rsidRPr="00A36BED">
              <w:rPr>
                <w:rFonts w:ascii="Arial" w:hAnsi="Arial" w:cs="Arial"/>
                <w:b/>
                <w:color w:val="333399"/>
                <w:szCs w:val="20"/>
              </w:rPr>
              <w:t xml:space="preserve"> Number</w:t>
            </w:r>
          </w:p>
        </w:tc>
        <w:tc>
          <w:tcPr>
            <w:tcW w:w="2989" w:type="dxa"/>
          </w:tcPr>
          <w:p w:rsidR="00946403" w:rsidRPr="00A36BED" w:rsidRDefault="00946403" w:rsidP="0080351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333399"/>
                <w:szCs w:val="20"/>
              </w:rPr>
            </w:pPr>
            <w:r w:rsidRPr="00A36BED">
              <w:rPr>
                <w:rFonts w:ascii="Arial" w:hAnsi="Arial" w:cs="Arial"/>
                <w:b/>
                <w:color w:val="333399"/>
                <w:szCs w:val="20"/>
              </w:rPr>
              <w:t>E-mail address</w:t>
            </w:r>
          </w:p>
        </w:tc>
      </w:tr>
      <w:tr w:rsidR="0042545D" w:rsidRPr="00803511" w:rsidTr="00D139F5">
        <w:tc>
          <w:tcPr>
            <w:tcW w:w="3936" w:type="dxa"/>
          </w:tcPr>
          <w:p w:rsidR="0042545D" w:rsidRDefault="0042545D" w:rsidP="004254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333399"/>
              </w:rPr>
            </w:pPr>
            <w:r>
              <w:rPr>
                <w:rFonts w:ascii="Arial" w:hAnsi="Arial" w:cs="Arial"/>
                <w:color w:val="333399"/>
              </w:rPr>
              <w:t>Enrico Monte</w:t>
            </w:r>
          </w:p>
        </w:tc>
        <w:tc>
          <w:tcPr>
            <w:tcW w:w="1932" w:type="dxa"/>
          </w:tcPr>
          <w:p w:rsidR="0042545D" w:rsidRDefault="0042545D" w:rsidP="004254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/>
                <w:iCs/>
                <w:color w:val="333399"/>
              </w:rPr>
            </w:pPr>
            <w:r>
              <w:rPr>
                <w:rFonts w:ascii="Arial" w:hAnsi="Arial" w:cs="Arial"/>
                <w:i/>
                <w:iCs/>
                <w:color w:val="333399"/>
              </w:rPr>
              <w:t>246980</w:t>
            </w:r>
          </w:p>
        </w:tc>
        <w:tc>
          <w:tcPr>
            <w:tcW w:w="2989" w:type="dxa"/>
          </w:tcPr>
          <w:p w:rsidR="0042545D" w:rsidRDefault="0042545D" w:rsidP="004254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/>
                <w:iCs/>
                <w:color w:val="333399"/>
              </w:rPr>
            </w:pPr>
            <w:r>
              <w:rPr>
                <w:rFonts w:ascii="Arial" w:hAnsi="Arial" w:cs="Arial"/>
                <w:i/>
                <w:iCs/>
                <w:color w:val="333399"/>
              </w:rPr>
              <w:t>enrico.monte@student.univaq.it</w:t>
            </w:r>
          </w:p>
        </w:tc>
      </w:tr>
      <w:tr w:rsidR="0042545D" w:rsidRPr="00803511" w:rsidTr="00D139F5">
        <w:tc>
          <w:tcPr>
            <w:tcW w:w="3936" w:type="dxa"/>
          </w:tcPr>
          <w:p w:rsidR="0042545D" w:rsidRDefault="0042545D" w:rsidP="004254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333399"/>
              </w:rPr>
            </w:pPr>
            <w:r>
              <w:rPr>
                <w:rFonts w:ascii="Arial" w:hAnsi="Arial" w:cs="Arial"/>
                <w:color w:val="333399"/>
              </w:rPr>
              <w:t xml:space="preserve">Giuseppe </w:t>
            </w:r>
            <w:proofErr w:type="spellStart"/>
            <w:r>
              <w:rPr>
                <w:rFonts w:ascii="Arial" w:hAnsi="Arial" w:cs="Arial"/>
                <w:color w:val="333399"/>
              </w:rPr>
              <w:t>Gasbarro</w:t>
            </w:r>
            <w:proofErr w:type="spellEnd"/>
          </w:p>
        </w:tc>
        <w:tc>
          <w:tcPr>
            <w:tcW w:w="1932" w:type="dxa"/>
          </w:tcPr>
          <w:p w:rsidR="0042545D" w:rsidRDefault="0042545D" w:rsidP="004254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/>
                <w:iCs/>
                <w:color w:val="333399"/>
              </w:rPr>
            </w:pPr>
            <w:r>
              <w:rPr>
                <w:rFonts w:ascii="Arial" w:hAnsi="Arial" w:cs="Arial"/>
                <w:i/>
                <w:iCs/>
                <w:color w:val="333399"/>
              </w:rPr>
              <w:t>246886</w:t>
            </w:r>
          </w:p>
        </w:tc>
        <w:tc>
          <w:tcPr>
            <w:tcW w:w="2989" w:type="dxa"/>
          </w:tcPr>
          <w:p w:rsidR="0042545D" w:rsidRDefault="0042545D" w:rsidP="004254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/>
                <w:iCs/>
                <w:color w:val="333399"/>
              </w:rPr>
            </w:pPr>
            <w:r>
              <w:rPr>
                <w:rFonts w:ascii="Arial" w:hAnsi="Arial" w:cs="Arial"/>
                <w:i/>
                <w:iCs/>
                <w:color w:val="333399"/>
              </w:rPr>
              <w:t>giuseppe.gasbarro@student.univaq.it</w:t>
            </w:r>
          </w:p>
        </w:tc>
      </w:tr>
      <w:tr w:rsidR="0042545D" w:rsidRPr="00803511" w:rsidTr="00D139F5">
        <w:tc>
          <w:tcPr>
            <w:tcW w:w="3936" w:type="dxa"/>
          </w:tcPr>
          <w:p w:rsidR="0042545D" w:rsidRDefault="0042545D" w:rsidP="004254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333399"/>
              </w:rPr>
            </w:pPr>
            <w:r>
              <w:rPr>
                <w:rFonts w:ascii="Arial" w:hAnsi="Arial" w:cs="Arial"/>
                <w:color w:val="333399"/>
              </w:rPr>
              <w:t xml:space="preserve">Lorenzo De </w:t>
            </w:r>
            <w:proofErr w:type="spellStart"/>
            <w:r>
              <w:rPr>
                <w:rFonts w:ascii="Arial" w:hAnsi="Arial" w:cs="Arial"/>
                <w:color w:val="333399"/>
              </w:rPr>
              <w:t>Filippis</w:t>
            </w:r>
            <w:proofErr w:type="spellEnd"/>
          </w:p>
        </w:tc>
        <w:tc>
          <w:tcPr>
            <w:tcW w:w="1932" w:type="dxa"/>
          </w:tcPr>
          <w:p w:rsidR="0042545D" w:rsidRDefault="0042545D" w:rsidP="004254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/>
                <w:iCs/>
                <w:color w:val="333399"/>
              </w:rPr>
            </w:pPr>
            <w:r>
              <w:rPr>
                <w:rFonts w:ascii="Arial" w:hAnsi="Arial" w:cs="Arial"/>
                <w:i/>
                <w:iCs/>
                <w:color w:val="333399"/>
              </w:rPr>
              <w:t>230011</w:t>
            </w:r>
          </w:p>
        </w:tc>
        <w:tc>
          <w:tcPr>
            <w:tcW w:w="2989" w:type="dxa"/>
          </w:tcPr>
          <w:p w:rsidR="0042545D" w:rsidRDefault="0042545D" w:rsidP="004254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/>
                <w:iCs/>
                <w:color w:val="333399"/>
              </w:rPr>
            </w:pPr>
            <w:r>
              <w:rPr>
                <w:rFonts w:ascii="Arial" w:hAnsi="Arial" w:cs="Arial"/>
                <w:i/>
                <w:iCs/>
                <w:color w:val="333399"/>
              </w:rPr>
              <w:t>lorenzo.defilippis@student.univaq.it</w:t>
            </w:r>
          </w:p>
        </w:tc>
      </w:tr>
      <w:tr w:rsidR="0042545D" w:rsidRPr="00803511" w:rsidTr="00D139F5">
        <w:tc>
          <w:tcPr>
            <w:tcW w:w="3936" w:type="dxa"/>
          </w:tcPr>
          <w:p w:rsidR="0042545D" w:rsidRDefault="0042545D" w:rsidP="004254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333399"/>
              </w:rPr>
            </w:pPr>
            <w:r>
              <w:rPr>
                <w:rFonts w:ascii="Arial" w:hAnsi="Arial" w:cs="Arial"/>
                <w:color w:val="333399"/>
              </w:rPr>
              <w:t>Loreto Cicerone</w:t>
            </w:r>
          </w:p>
        </w:tc>
        <w:tc>
          <w:tcPr>
            <w:tcW w:w="1932" w:type="dxa"/>
          </w:tcPr>
          <w:p w:rsidR="0042545D" w:rsidRDefault="0042545D" w:rsidP="004254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/>
                <w:iCs/>
                <w:color w:val="333399"/>
              </w:rPr>
            </w:pPr>
            <w:r>
              <w:rPr>
                <w:rFonts w:ascii="Arial" w:hAnsi="Arial" w:cs="Arial"/>
                <w:i/>
                <w:iCs/>
                <w:color w:val="333399"/>
              </w:rPr>
              <w:t>244333</w:t>
            </w:r>
          </w:p>
        </w:tc>
        <w:tc>
          <w:tcPr>
            <w:tcW w:w="2989" w:type="dxa"/>
          </w:tcPr>
          <w:p w:rsidR="0042545D" w:rsidRDefault="0042545D" w:rsidP="004254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/>
                <w:iCs/>
                <w:color w:val="333399"/>
              </w:rPr>
            </w:pPr>
            <w:r>
              <w:rPr>
                <w:rFonts w:ascii="Arial" w:hAnsi="Arial" w:cs="Arial"/>
                <w:i/>
                <w:iCs/>
                <w:color w:val="333399"/>
              </w:rPr>
              <w:t>loreto.cicerone@student.univaq.it</w:t>
            </w:r>
          </w:p>
        </w:tc>
      </w:tr>
      <w:tr w:rsidR="0042545D" w:rsidRPr="00803511" w:rsidTr="00D139F5">
        <w:tc>
          <w:tcPr>
            <w:tcW w:w="3936" w:type="dxa"/>
          </w:tcPr>
          <w:p w:rsidR="0042545D" w:rsidRDefault="0042545D" w:rsidP="004254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333399"/>
              </w:rPr>
            </w:pPr>
            <w:r>
              <w:rPr>
                <w:rFonts w:ascii="Arial" w:hAnsi="Arial" w:cs="Arial"/>
                <w:color w:val="333399"/>
              </w:rPr>
              <w:t>Stefano Florio</w:t>
            </w:r>
          </w:p>
        </w:tc>
        <w:tc>
          <w:tcPr>
            <w:tcW w:w="1932" w:type="dxa"/>
          </w:tcPr>
          <w:p w:rsidR="0042545D" w:rsidRDefault="0042545D" w:rsidP="004254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/>
                <w:iCs/>
                <w:color w:val="333399"/>
              </w:rPr>
            </w:pPr>
            <w:r>
              <w:rPr>
                <w:rFonts w:ascii="Arial" w:hAnsi="Arial" w:cs="Arial"/>
                <w:i/>
                <w:iCs/>
                <w:color w:val="333399"/>
              </w:rPr>
              <w:t>246817</w:t>
            </w:r>
          </w:p>
        </w:tc>
        <w:tc>
          <w:tcPr>
            <w:tcW w:w="2989" w:type="dxa"/>
          </w:tcPr>
          <w:p w:rsidR="0042545D" w:rsidRDefault="0042545D" w:rsidP="004254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/>
                <w:iCs/>
                <w:color w:val="333399"/>
              </w:rPr>
            </w:pPr>
            <w:r>
              <w:rPr>
                <w:rFonts w:ascii="Arial" w:hAnsi="Arial" w:cs="Arial"/>
                <w:i/>
                <w:iCs/>
                <w:color w:val="333399"/>
              </w:rPr>
              <w:t>stefano.florio@student.univaq.it</w:t>
            </w:r>
          </w:p>
        </w:tc>
      </w:tr>
    </w:tbl>
    <w:p w:rsidR="00900B3C" w:rsidRPr="00D139F5" w:rsidRDefault="00900B3C" w:rsidP="00900B3C">
      <w:pPr>
        <w:jc w:val="center"/>
      </w:pPr>
      <w:r w:rsidRPr="00507638">
        <w:rPr>
          <w:rStyle w:val="TitoloCarattere"/>
          <w:b/>
        </w:rPr>
        <w:lastRenderedPageBreak/>
        <w:t xml:space="preserve">Project Guidelines </w:t>
      </w:r>
      <w:r w:rsidRPr="00507638">
        <w:rPr>
          <w:rStyle w:val="TitoloCarattere"/>
          <w:b/>
        </w:rPr>
        <w:br/>
      </w:r>
      <w:r w:rsidRPr="00507638">
        <w:rPr>
          <w:rStyle w:val="TitoloCarattere"/>
          <w:sz w:val="32"/>
        </w:rPr>
        <w:t>[do not remove this page]</w:t>
      </w:r>
      <w:r>
        <w:rPr>
          <w:rFonts w:ascii="Cambria" w:hAnsi="Cambria" w:cs="Cambria"/>
          <w:b/>
          <w:color w:val="333399"/>
          <w:sz w:val="56"/>
          <w:szCs w:val="56"/>
        </w:rPr>
        <w:br/>
      </w:r>
      <w:r w:rsidRPr="00B15731">
        <w:rPr>
          <w:rFonts w:ascii="Cambria" w:hAnsi="Cambria" w:cs="Cambria"/>
          <w:i/>
          <w:color w:val="333399"/>
          <w:szCs w:val="56"/>
        </w:rPr>
        <w:t>This page provides the Guidelines to be followed when preparing the report for the Software Engineering course. You have to submit the following information:</w:t>
      </w:r>
    </w:p>
    <w:p w:rsidR="00900B3C" w:rsidRPr="00B15731" w:rsidRDefault="00900B3C" w:rsidP="00900B3C">
      <w:pPr>
        <w:autoSpaceDE w:val="0"/>
        <w:autoSpaceDN w:val="0"/>
        <w:adjustRightInd w:val="0"/>
        <w:rPr>
          <w:rFonts w:ascii="Cambria" w:hAnsi="Cambria" w:cs="Cambria"/>
          <w:i/>
          <w:color w:val="333399"/>
          <w:szCs w:val="56"/>
        </w:rPr>
      </w:pPr>
    </w:p>
    <w:p w:rsidR="00900B3C" w:rsidRPr="00B15731" w:rsidRDefault="00900B3C" w:rsidP="00900B3C">
      <w:pPr>
        <w:numPr>
          <w:ilvl w:val="0"/>
          <w:numId w:val="27"/>
        </w:numPr>
        <w:autoSpaceDE w:val="0"/>
        <w:autoSpaceDN w:val="0"/>
        <w:adjustRightInd w:val="0"/>
        <w:rPr>
          <w:rFonts w:ascii="Cambria" w:hAnsi="Cambria" w:cs="Cambria"/>
          <w:i/>
          <w:color w:val="333399"/>
          <w:szCs w:val="56"/>
        </w:rPr>
      </w:pPr>
      <w:r w:rsidRPr="00B15731">
        <w:rPr>
          <w:rFonts w:ascii="Cambria" w:hAnsi="Cambria" w:cs="Cambria"/>
          <w:i/>
          <w:color w:val="333399"/>
          <w:szCs w:val="56"/>
        </w:rPr>
        <w:t>This Report</w:t>
      </w:r>
    </w:p>
    <w:p w:rsidR="00900B3C" w:rsidRPr="005B12E3" w:rsidRDefault="00900B3C" w:rsidP="00900B3C">
      <w:pPr>
        <w:numPr>
          <w:ilvl w:val="0"/>
          <w:numId w:val="27"/>
        </w:numPr>
        <w:autoSpaceDE w:val="0"/>
        <w:autoSpaceDN w:val="0"/>
        <w:adjustRightInd w:val="0"/>
        <w:rPr>
          <w:rFonts w:ascii="Cambria" w:hAnsi="Cambria" w:cs="Cambria"/>
          <w:i/>
          <w:color w:val="333399"/>
          <w:szCs w:val="56"/>
        </w:rPr>
      </w:pPr>
      <w:r>
        <w:rPr>
          <w:rFonts w:ascii="Cambria" w:hAnsi="Cambria" w:cs="Cambria"/>
          <w:i/>
          <w:color w:val="333399"/>
          <w:szCs w:val="56"/>
        </w:rPr>
        <w:t>Diagrams (Use Case, Component Diagrams, Sequence Diagrams, Entity Relationships Diagrams)</w:t>
      </w:r>
    </w:p>
    <w:p w:rsidR="00900B3C" w:rsidRPr="00B15731" w:rsidRDefault="00900B3C" w:rsidP="00900B3C">
      <w:pPr>
        <w:numPr>
          <w:ilvl w:val="0"/>
          <w:numId w:val="27"/>
        </w:numPr>
        <w:autoSpaceDE w:val="0"/>
        <w:autoSpaceDN w:val="0"/>
        <w:adjustRightInd w:val="0"/>
        <w:rPr>
          <w:rFonts w:ascii="Cambria" w:hAnsi="Cambria" w:cs="Cambria"/>
          <w:i/>
          <w:color w:val="333399"/>
          <w:szCs w:val="56"/>
        </w:rPr>
      </w:pPr>
      <w:r w:rsidRPr="00B15731">
        <w:rPr>
          <w:rFonts w:ascii="Cambria" w:hAnsi="Cambria" w:cs="Cambria"/>
          <w:i/>
          <w:color w:val="333399"/>
          <w:szCs w:val="56"/>
        </w:rPr>
        <w:t xml:space="preserve">Effort Recording (Excel file) </w:t>
      </w:r>
    </w:p>
    <w:p w:rsidR="00900B3C" w:rsidRPr="00B15731" w:rsidRDefault="00900B3C" w:rsidP="00900B3C">
      <w:pPr>
        <w:autoSpaceDE w:val="0"/>
        <w:autoSpaceDN w:val="0"/>
        <w:adjustRightInd w:val="0"/>
        <w:rPr>
          <w:rFonts w:ascii="Cambria" w:hAnsi="Cambria" w:cs="Cambria"/>
          <w:i/>
          <w:color w:val="333399"/>
          <w:szCs w:val="56"/>
        </w:rPr>
      </w:pPr>
    </w:p>
    <w:p w:rsidR="00900B3C" w:rsidRPr="00B15731" w:rsidRDefault="00900B3C" w:rsidP="00900B3C">
      <w:pPr>
        <w:autoSpaceDE w:val="0"/>
        <w:autoSpaceDN w:val="0"/>
        <w:adjustRightInd w:val="0"/>
        <w:rPr>
          <w:rFonts w:ascii="Cambria" w:hAnsi="Cambria" w:cs="Cambria"/>
          <w:b/>
          <w:i/>
          <w:color w:val="333399"/>
          <w:szCs w:val="56"/>
        </w:rPr>
      </w:pPr>
      <w:r w:rsidRPr="00B15731">
        <w:rPr>
          <w:rFonts w:ascii="Cambria" w:hAnsi="Cambria" w:cs="Cambria"/>
          <w:b/>
          <w:i/>
          <w:color w:val="333399"/>
          <w:szCs w:val="56"/>
        </w:rPr>
        <w:t>Important:</w:t>
      </w:r>
    </w:p>
    <w:p w:rsidR="00900B3C" w:rsidRPr="00B15731" w:rsidRDefault="00900B3C" w:rsidP="00900B3C">
      <w:pPr>
        <w:numPr>
          <w:ilvl w:val="0"/>
          <w:numId w:val="28"/>
        </w:numPr>
        <w:autoSpaceDE w:val="0"/>
        <w:autoSpaceDN w:val="0"/>
        <w:adjustRightInd w:val="0"/>
        <w:rPr>
          <w:rFonts w:ascii="Cambria" w:hAnsi="Cambria" w:cs="Cambria"/>
          <w:i/>
          <w:color w:val="333399"/>
          <w:szCs w:val="56"/>
        </w:rPr>
      </w:pPr>
      <w:r w:rsidRPr="00374CA7">
        <w:rPr>
          <w:rFonts w:ascii="Cambria" w:hAnsi="Cambria" w:cs="Cambria"/>
          <w:b/>
          <w:i/>
          <w:color w:val="333399"/>
          <w:szCs w:val="56"/>
        </w:rPr>
        <w:t xml:space="preserve">document risky/difficult/complex/highly discussed </w:t>
      </w:r>
      <w:r w:rsidRPr="00B15731">
        <w:rPr>
          <w:rFonts w:ascii="Cambria" w:hAnsi="Cambria" w:cs="Cambria"/>
          <w:i/>
          <w:color w:val="333399"/>
          <w:szCs w:val="56"/>
        </w:rPr>
        <w:t>requirements</w:t>
      </w:r>
    </w:p>
    <w:p w:rsidR="00900B3C" w:rsidRPr="00B15731" w:rsidRDefault="00900B3C" w:rsidP="00900B3C">
      <w:pPr>
        <w:numPr>
          <w:ilvl w:val="0"/>
          <w:numId w:val="28"/>
        </w:numPr>
        <w:autoSpaceDE w:val="0"/>
        <w:autoSpaceDN w:val="0"/>
        <w:adjustRightInd w:val="0"/>
        <w:rPr>
          <w:rFonts w:ascii="Cambria" w:hAnsi="Cambria" w:cs="Cambria"/>
          <w:i/>
          <w:color w:val="333399"/>
          <w:szCs w:val="56"/>
        </w:rPr>
      </w:pPr>
      <w:r w:rsidRPr="00B15731">
        <w:rPr>
          <w:rFonts w:ascii="Cambria" w:hAnsi="Cambria" w:cs="Cambria"/>
          <w:i/>
          <w:color w:val="333399"/>
          <w:szCs w:val="56"/>
        </w:rPr>
        <w:t>document decisions taken by the team</w:t>
      </w:r>
    </w:p>
    <w:p w:rsidR="00900B3C" w:rsidRPr="00B15731" w:rsidRDefault="00900B3C" w:rsidP="00900B3C">
      <w:pPr>
        <w:numPr>
          <w:ilvl w:val="0"/>
          <w:numId w:val="28"/>
        </w:numPr>
        <w:autoSpaceDE w:val="0"/>
        <w:autoSpaceDN w:val="0"/>
        <w:adjustRightInd w:val="0"/>
        <w:rPr>
          <w:rFonts w:ascii="Cambria" w:hAnsi="Cambria" w:cs="Cambria"/>
          <w:i/>
          <w:color w:val="333399"/>
          <w:szCs w:val="56"/>
        </w:rPr>
      </w:pPr>
      <w:r w:rsidRPr="00374CA7">
        <w:rPr>
          <w:rFonts w:ascii="Cambria" w:hAnsi="Cambria" w:cs="Cambria"/>
          <w:b/>
          <w:i/>
          <w:color w:val="333399"/>
          <w:szCs w:val="56"/>
        </w:rPr>
        <w:t>iterate</w:t>
      </w:r>
      <w:r w:rsidRPr="00B15731">
        <w:rPr>
          <w:rFonts w:ascii="Cambria" w:hAnsi="Cambria" w:cs="Cambria"/>
          <w:i/>
          <w:color w:val="333399"/>
          <w:szCs w:val="56"/>
        </w:rPr>
        <w:t>: do not spend more than 1-2 full days for each iteration</w:t>
      </w:r>
    </w:p>
    <w:p w:rsidR="00900B3C" w:rsidRPr="00B15731" w:rsidRDefault="00900B3C" w:rsidP="00900B3C">
      <w:pPr>
        <w:numPr>
          <w:ilvl w:val="0"/>
          <w:numId w:val="28"/>
        </w:numPr>
        <w:autoSpaceDE w:val="0"/>
        <w:autoSpaceDN w:val="0"/>
        <w:adjustRightInd w:val="0"/>
        <w:rPr>
          <w:rFonts w:ascii="Cambria" w:hAnsi="Cambria" w:cs="Cambria"/>
          <w:i/>
          <w:color w:val="333399"/>
          <w:szCs w:val="56"/>
        </w:rPr>
      </w:pPr>
      <w:r w:rsidRPr="00374CA7">
        <w:rPr>
          <w:rFonts w:ascii="Cambria" w:hAnsi="Cambria" w:cs="Cambria"/>
          <w:b/>
          <w:i/>
          <w:color w:val="333399"/>
          <w:szCs w:val="56"/>
        </w:rPr>
        <w:t>prioritize</w:t>
      </w:r>
      <w:r w:rsidRPr="00B15731">
        <w:rPr>
          <w:rFonts w:ascii="Cambria" w:hAnsi="Cambria" w:cs="Cambria"/>
          <w:i/>
          <w:color w:val="333399"/>
          <w:szCs w:val="56"/>
        </w:rPr>
        <w:t xml:space="preserve"> requirements, scenarios, users, etc. etc.</w:t>
      </w:r>
    </w:p>
    <w:p w:rsidR="00900B3C" w:rsidRDefault="00900B3C" w:rsidP="00900B3C">
      <w:pPr>
        <w:autoSpaceDE w:val="0"/>
        <w:autoSpaceDN w:val="0"/>
        <w:adjustRightInd w:val="0"/>
        <w:rPr>
          <w:rFonts w:ascii="Cambria" w:hAnsi="Cambria" w:cs="Cambria"/>
          <w:color w:val="333399"/>
          <w:szCs w:val="56"/>
        </w:rPr>
      </w:pPr>
    </w:p>
    <w:p w:rsidR="00900B3C" w:rsidRPr="00507638" w:rsidRDefault="00900B3C" w:rsidP="00900B3C">
      <w:pPr>
        <w:pStyle w:val="Titolo"/>
        <w:spacing w:line="360" w:lineRule="auto"/>
      </w:pPr>
      <w:r w:rsidRPr="00507638">
        <w:t>Project Rules and Evaluation Criteria</w:t>
      </w:r>
    </w:p>
    <w:p w:rsidR="00900B3C" w:rsidRDefault="00900B3C" w:rsidP="00900B3C">
      <w:pPr>
        <w:rPr>
          <w:rFonts w:ascii="Arial" w:hAnsi="Arial" w:cs="Arial"/>
          <w:i/>
        </w:rPr>
      </w:pPr>
    </w:p>
    <w:p w:rsidR="00900B3C" w:rsidRPr="00852B59" w:rsidRDefault="00900B3C" w:rsidP="00900B3C">
      <w:pPr>
        <w:rPr>
          <w:rFonts w:ascii="Cambria" w:hAnsi="Cambria" w:cs="Cambria"/>
          <w:b/>
          <w:i/>
          <w:color w:val="333399"/>
          <w:sz w:val="28"/>
          <w:szCs w:val="56"/>
        </w:rPr>
      </w:pPr>
      <w:r w:rsidRPr="00852B59">
        <w:rPr>
          <w:rFonts w:ascii="Cambria" w:hAnsi="Cambria" w:cs="Cambria"/>
          <w:b/>
          <w:i/>
          <w:color w:val="333399"/>
          <w:sz w:val="28"/>
          <w:szCs w:val="56"/>
        </w:rPr>
        <w:t>General information:</w:t>
      </w:r>
    </w:p>
    <w:p w:rsidR="00900B3C" w:rsidRPr="005B12E3" w:rsidRDefault="00900B3C" w:rsidP="00900B3C">
      <w:pPr>
        <w:numPr>
          <w:ilvl w:val="0"/>
          <w:numId w:val="31"/>
        </w:numPr>
        <w:rPr>
          <w:rFonts w:ascii="Cambria" w:hAnsi="Cambria" w:cs="Cambria"/>
          <w:i/>
          <w:color w:val="333399"/>
          <w:szCs w:val="56"/>
        </w:rPr>
      </w:pPr>
      <w:r>
        <w:rPr>
          <w:rFonts w:ascii="Cambria" w:hAnsi="Cambria" w:cs="Cambria"/>
          <w:i/>
          <w:color w:val="333399"/>
          <w:szCs w:val="56"/>
        </w:rPr>
        <w:t>This homework will cover the 80% of your final grade (20</w:t>
      </w:r>
      <w:r w:rsidRPr="00852B59">
        <w:rPr>
          <w:rFonts w:ascii="Cambria" w:hAnsi="Cambria" w:cs="Cambria"/>
          <w:i/>
          <w:color w:val="333399"/>
          <w:szCs w:val="56"/>
        </w:rPr>
        <w:t>% will come from the oral examination).</w:t>
      </w:r>
    </w:p>
    <w:p w:rsidR="00900B3C" w:rsidRPr="00852B59" w:rsidRDefault="00900B3C" w:rsidP="00900B3C">
      <w:pPr>
        <w:numPr>
          <w:ilvl w:val="0"/>
          <w:numId w:val="31"/>
        </w:numPr>
        <w:rPr>
          <w:rFonts w:ascii="Cambria" w:hAnsi="Cambria" w:cs="Cambria"/>
          <w:i/>
          <w:color w:val="333399"/>
          <w:szCs w:val="56"/>
        </w:rPr>
      </w:pPr>
      <w:r>
        <w:rPr>
          <w:rFonts w:ascii="Cambria" w:hAnsi="Cambria" w:cs="Cambria"/>
          <w:i/>
          <w:color w:val="333399"/>
          <w:szCs w:val="56"/>
        </w:rPr>
        <w:t>The complete and final version of this</w:t>
      </w:r>
      <w:r w:rsidRPr="00852B59">
        <w:rPr>
          <w:rFonts w:ascii="Cambria" w:hAnsi="Cambria" w:cs="Cambria"/>
          <w:i/>
          <w:color w:val="333399"/>
          <w:szCs w:val="56"/>
        </w:rPr>
        <w:t xml:space="preserve"> document shall be </w:t>
      </w:r>
      <w:proofErr w:type="spellStart"/>
      <w:r w:rsidRPr="00B70751">
        <w:rPr>
          <w:rFonts w:ascii="Cambria" w:hAnsi="Cambria" w:cs="Cambria"/>
          <w:b/>
          <w:i/>
          <w:color w:val="333399"/>
          <w:szCs w:val="56"/>
        </w:rPr>
        <w:t>not longer</w:t>
      </w:r>
      <w:proofErr w:type="spellEnd"/>
      <w:r w:rsidRPr="00B70751">
        <w:rPr>
          <w:rFonts w:ascii="Cambria" w:hAnsi="Cambria" w:cs="Cambria"/>
          <w:b/>
          <w:i/>
          <w:color w:val="333399"/>
          <w:szCs w:val="56"/>
        </w:rPr>
        <w:t xml:space="preserve"> than 40 pages</w:t>
      </w:r>
      <w:r w:rsidRPr="00852B59">
        <w:rPr>
          <w:rFonts w:ascii="Cambria" w:hAnsi="Cambria" w:cs="Cambria"/>
          <w:i/>
          <w:color w:val="333399"/>
          <w:szCs w:val="56"/>
        </w:rPr>
        <w:t xml:space="preserve"> (excluding this page</w:t>
      </w:r>
      <w:r>
        <w:rPr>
          <w:rFonts w:ascii="Cambria" w:hAnsi="Cambria" w:cs="Cambria"/>
          <w:i/>
          <w:color w:val="333399"/>
          <w:szCs w:val="56"/>
        </w:rPr>
        <w:t xml:space="preserve"> and the Appendix</w:t>
      </w:r>
      <w:r w:rsidRPr="00852B59">
        <w:rPr>
          <w:rFonts w:ascii="Cambria" w:hAnsi="Cambria" w:cs="Cambria"/>
          <w:i/>
          <w:color w:val="333399"/>
          <w:szCs w:val="56"/>
        </w:rPr>
        <w:t>).</w:t>
      </w:r>
    </w:p>
    <w:p w:rsidR="00900B3C" w:rsidRPr="00852B59" w:rsidRDefault="00900B3C" w:rsidP="00900B3C">
      <w:pPr>
        <w:numPr>
          <w:ilvl w:val="0"/>
          <w:numId w:val="31"/>
        </w:numPr>
        <w:rPr>
          <w:rFonts w:ascii="Cambria" w:hAnsi="Cambria" w:cs="Cambria"/>
          <w:i/>
          <w:color w:val="333399"/>
          <w:szCs w:val="56"/>
        </w:rPr>
      </w:pPr>
      <w:r w:rsidRPr="00852B59">
        <w:rPr>
          <w:rFonts w:ascii="Cambria" w:hAnsi="Cambria" w:cs="Cambria"/>
          <w:i/>
          <w:color w:val="333399"/>
          <w:szCs w:val="56"/>
        </w:rPr>
        <w:t xml:space="preserve">Groups composed of </w:t>
      </w:r>
      <w:r>
        <w:rPr>
          <w:rFonts w:ascii="Cambria" w:hAnsi="Cambria" w:cs="Cambria"/>
          <w:i/>
          <w:color w:val="333399"/>
          <w:szCs w:val="56"/>
        </w:rPr>
        <w:t>five</w:t>
      </w:r>
      <w:r w:rsidRPr="00852B59">
        <w:rPr>
          <w:rFonts w:ascii="Cambria" w:hAnsi="Cambria" w:cs="Cambria"/>
          <w:i/>
          <w:color w:val="333399"/>
          <w:szCs w:val="56"/>
        </w:rPr>
        <w:t xml:space="preserve"> students (preferably). </w:t>
      </w:r>
    </w:p>
    <w:p w:rsidR="00900B3C" w:rsidRPr="00852B59" w:rsidRDefault="00900B3C" w:rsidP="00900B3C">
      <w:pPr>
        <w:rPr>
          <w:rFonts w:ascii="Cambria" w:hAnsi="Cambria" w:cs="Cambria"/>
          <w:i/>
          <w:color w:val="333399"/>
          <w:szCs w:val="56"/>
        </w:rPr>
      </w:pPr>
    </w:p>
    <w:p w:rsidR="00900B3C" w:rsidRPr="00852B59" w:rsidRDefault="00900B3C" w:rsidP="00900B3C">
      <w:pPr>
        <w:rPr>
          <w:rFonts w:ascii="Cambria" w:hAnsi="Cambria" w:cs="Cambria"/>
          <w:i/>
          <w:color w:val="333399"/>
          <w:szCs w:val="56"/>
        </w:rPr>
      </w:pPr>
      <w:r w:rsidRPr="00852B59">
        <w:rPr>
          <w:rFonts w:ascii="Cambria" w:hAnsi="Cambria" w:cs="Cambria"/>
          <w:i/>
          <w:color w:val="333399"/>
          <w:szCs w:val="56"/>
        </w:rPr>
        <w:t xml:space="preserve">I expect the groups to </w:t>
      </w:r>
      <w:r>
        <w:rPr>
          <w:rFonts w:ascii="Cambria" w:hAnsi="Cambria" w:cs="Cambria"/>
          <w:i/>
          <w:color w:val="333399"/>
          <w:szCs w:val="56"/>
        </w:rPr>
        <w:t xml:space="preserve">submit their work through GitHub </w:t>
      </w:r>
    </w:p>
    <w:p w:rsidR="00900B3C" w:rsidRDefault="00900B3C" w:rsidP="00900B3C">
      <w:pPr>
        <w:rPr>
          <w:rFonts w:ascii="Cambria" w:hAnsi="Cambria" w:cs="Cambria"/>
          <w:i/>
          <w:color w:val="333399"/>
          <w:szCs w:val="56"/>
        </w:rPr>
      </w:pPr>
    </w:p>
    <w:p w:rsidR="00900B3C" w:rsidRPr="00E921D2" w:rsidRDefault="00900B3C" w:rsidP="00900B3C">
      <w:pPr>
        <w:rPr>
          <w:rFonts w:ascii="Cambria" w:hAnsi="Cambria" w:cs="Cambria"/>
          <w:b/>
          <w:i/>
          <w:szCs w:val="56"/>
        </w:rPr>
      </w:pPr>
      <w:r w:rsidRPr="00E921D2">
        <w:rPr>
          <w:rFonts w:ascii="Cambria" w:hAnsi="Cambria" w:cs="Cambria"/>
          <w:b/>
          <w:i/>
          <w:szCs w:val="56"/>
        </w:rPr>
        <w:t xml:space="preserve">Use the same file to document the various deliverable. </w:t>
      </w:r>
      <w:r w:rsidRPr="00E921D2">
        <w:rPr>
          <w:rFonts w:ascii="Cambria" w:hAnsi="Cambria" w:cs="Cambria"/>
          <w:b/>
          <w:i/>
          <w:szCs w:val="56"/>
        </w:rPr>
        <w:br/>
        <w:t>Document in this file how Deliverable “i+1" improves over Deliverable “</w:t>
      </w:r>
      <w:proofErr w:type="spellStart"/>
      <w:r w:rsidRPr="00E921D2">
        <w:rPr>
          <w:rFonts w:ascii="Cambria" w:hAnsi="Cambria" w:cs="Cambria"/>
          <w:b/>
          <w:i/>
          <w:szCs w:val="56"/>
        </w:rPr>
        <w:t>i</w:t>
      </w:r>
      <w:proofErr w:type="spellEnd"/>
      <w:r w:rsidRPr="00E921D2">
        <w:rPr>
          <w:rFonts w:ascii="Cambria" w:hAnsi="Cambria" w:cs="Cambria"/>
          <w:b/>
          <w:i/>
          <w:szCs w:val="56"/>
        </w:rPr>
        <w:t xml:space="preserve">". </w:t>
      </w:r>
    </w:p>
    <w:p w:rsidR="00900B3C" w:rsidRPr="00852B59" w:rsidRDefault="00900B3C" w:rsidP="00900B3C">
      <w:pPr>
        <w:rPr>
          <w:rFonts w:ascii="Cambria" w:hAnsi="Cambria" w:cs="Cambria"/>
          <w:i/>
          <w:color w:val="333399"/>
          <w:szCs w:val="56"/>
        </w:rPr>
      </w:pPr>
    </w:p>
    <w:p w:rsidR="00900B3C" w:rsidRPr="00852B59" w:rsidRDefault="00900B3C" w:rsidP="00900B3C">
      <w:pPr>
        <w:rPr>
          <w:rFonts w:ascii="Cambria" w:hAnsi="Cambria" w:cs="Cambria"/>
          <w:i/>
          <w:color w:val="333399"/>
          <w:sz w:val="28"/>
          <w:szCs w:val="56"/>
        </w:rPr>
      </w:pPr>
      <w:r w:rsidRPr="00852B59">
        <w:rPr>
          <w:rFonts w:ascii="Cambria" w:hAnsi="Cambria" w:cs="Cambria"/>
          <w:b/>
          <w:bCs/>
          <w:iCs/>
          <w:color w:val="333399"/>
          <w:sz w:val="28"/>
          <w:szCs w:val="56"/>
        </w:rPr>
        <w:t>Project evaluation:</w:t>
      </w:r>
    </w:p>
    <w:p w:rsidR="00900B3C" w:rsidRPr="00852B59" w:rsidRDefault="00900B3C" w:rsidP="00900B3C">
      <w:pPr>
        <w:rPr>
          <w:rFonts w:ascii="Cambria" w:hAnsi="Cambria" w:cs="Cambria"/>
          <w:i/>
          <w:color w:val="333399"/>
          <w:szCs w:val="56"/>
        </w:rPr>
      </w:pPr>
      <w:r w:rsidRPr="00852B59">
        <w:rPr>
          <w:rFonts w:ascii="Cambria" w:hAnsi="Cambria" w:cs="Cambria"/>
          <w:i/>
          <w:color w:val="333399"/>
          <w:szCs w:val="56"/>
        </w:rPr>
        <w:t>Evaluation is not based on “quantity” but on “quality” where quality means:</w:t>
      </w:r>
    </w:p>
    <w:p w:rsidR="00900B3C" w:rsidRDefault="00900B3C" w:rsidP="00900B3C">
      <w:pPr>
        <w:numPr>
          <w:ilvl w:val="0"/>
          <w:numId w:val="22"/>
        </w:numPr>
        <w:rPr>
          <w:rFonts w:ascii="Cambria" w:hAnsi="Cambria" w:cs="Cambria"/>
          <w:i/>
          <w:color w:val="333399"/>
          <w:szCs w:val="56"/>
        </w:rPr>
      </w:pPr>
      <w:r>
        <w:rPr>
          <w:rFonts w:ascii="Cambria" w:hAnsi="Cambria" w:cs="Cambria"/>
          <w:i/>
          <w:color w:val="333399"/>
          <w:szCs w:val="56"/>
        </w:rPr>
        <w:t>Completeness of delivered Diagrams</w:t>
      </w:r>
    </w:p>
    <w:p w:rsidR="00900B3C" w:rsidRPr="006750E4" w:rsidRDefault="00900B3C" w:rsidP="00900B3C">
      <w:pPr>
        <w:numPr>
          <w:ilvl w:val="0"/>
          <w:numId w:val="22"/>
        </w:numPr>
        <w:rPr>
          <w:rFonts w:ascii="Cambria" w:hAnsi="Cambria" w:cs="Cambria"/>
          <w:i/>
          <w:color w:val="333399"/>
          <w:szCs w:val="56"/>
        </w:rPr>
      </w:pPr>
      <w:r>
        <w:rPr>
          <w:rFonts w:ascii="Cambria" w:hAnsi="Cambria" w:cs="Cambria"/>
          <w:i/>
          <w:color w:val="333399"/>
          <w:szCs w:val="56"/>
        </w:rPr>
        <w:t>(Semantic and syntactic) Correctness of the delivered Diagrams</w:t>
      </w:r>
    </w:p>
    <w:p w:rsidR="00900B3C" w:rsidRDefault="00900B3C" w:rsidP="00900B3C">
      <w:pPr>
        <w:numPr>
          <w:ilvl w:val="0"/>
          <w:numId w:val="22"/>
        </w:numPr>
        <w:rPr>
          <w:rFonts w:ascii="Cambria" w:hAnsi="Cambria" w:cs="Cambria"/>
          <w:i/>
          <w:color w:val="333399"/>
          <w:szCs w:val="56"/>
        </w:rPr>
      </w:pPr>
      <w:r>
        <w:rPr>
          <w:rFonts w:ascii="Cambria" w:hAnsi="Cambria" w:cs="Cambria"/>
          <w:i/>
          <w:color w:val="333399"/>
          <w:szCs w:val="56"/>
        </w:rPr>
        <w:t>Quality of the design decisions taken</w:t>
      </w:r>
    </w:p>
    <w:p w:rsidR="00900B3C" w:rsidRPr="0047226A" w:rsidRDefault="00900B3C" w:rsidP="00900B3C">
      <w:pPr>
        <w:numPr>
          <w:ilvl w:val="0"/>
          <w:numId w:val="22"/>
        </w:numPr>
        <w:rPr>
          <w:rFonts w:ascii="Cambria" w:hAnsi="Cambria" w:cs="Cambria"/>
          <w:i/>
          <w:color w:val="333399"/>
          <w:szCs w:val="56"/>
        </w:rPr>
      </w:pPr>
      <w:r>
        <w:rPr>
          <w:rFonts w:ascii="Cambria" w:hAnsi="Cambria" w:cs="Cambria"/>
          <w:i/>
          <w:color w:val="333399"/>
          <w:szCs w:val="56"/>
        </w:rPr>
        <w:t>Quality of the produced code</w:t>
      </w:r>
    </w:p>
    <w:p w:rsidR="00900B3C" w:rsidRDefault="00900B3C" w:rsidP="0047226A">
      <w:pPr>
        <w:jc w:val="center"/>
        <w:rPr>
          <w:rFonts w:ascii="Cambria" w:hAnsi="Cambria"/>
          <w:noProof/>
          <w:color w:val="17365D"/>
          <w:spacing w:val="5"/>
          <w:kern w:val="28"/>
          <w:sz w:val="52"/>
          <w:szCs w:val="52"/>
        </w:rPr>
      </w:pPr>
    </w:p>
    <w:p w:rsidR="00E75697" w:rsidRDefault="00E75697" w:rsidP="0047226A">
      <w:pPr>
        <w:jc w:val="center"/>
        <w:rPr>
          <w:rFonts w:ascii="Cambria" w:hAnsi="Cambria"/>
          <w:noProof/>
          <w:color w:val="17365D"/>
          <w:spacing w:val="5"/>
          <w:kern w:val="28"/>
          <w:sz w:val="52"/>
          <w:szCs w:val="52"/>
        </w:rPr>
      </w:pPr>
      <w:r w:rsidRPr="008A4412">
        <w:rPr>
          <w:rFonts w:ascii="Cambria" w:hAnsi="Cambria"/>
          <w:noProof/>
          <w:color w:val="17365D"/>
          <w:spacing w:val="5"/>
          <w:kern w:val="28"/>
          <w:sz w:val="52"/>
          <w:szCs w:val="52"/>
        </w:rPr>
        <w:lastRenderedPageBreak/>
        <w:t>Table of Contents of this deliverable</w:t>
      </w:r>
    </w:p>
    <w:p w:rsidR="00900B3C" w:rsidRDefault="00900B3C" w:rsidP="0047226A">
      <w:pPr>
        <w:jc w:val="center"/>
        <w:rPr>
          <w:rFonts w:ascii="Cambria" w:hAnsi="Cambria"/>
          <w:noProof/>
          <w:color w:val="17365D"/>
          <w:spacing w:val="5"/>
          <w:kern w:val="28"/>
          <w:sz w:val="52"/>
          <w:szCs w:val="52"/>
        </w:rPr>
      </w:pPr>
    </w:p>
    <w:p w:rsidR="00E23C26" w:rsidRDefault="00E23C26" w:rsidP="0047226A">
      <w:pPr>
        <w:jc w:val="center"/>
        <w:rPr>
          <w:rFonts w:ascii="Cambria" w:hAnsi="Cambria"/>
          <w:noProof/>
          <w:color w:val="17365D"/>
          <w:spacing w:val="5"/>
          <w:kern w:val="28"/>
          <w:sz w:val="52"/>
          <w:szCs w:val="52"/>
        </w:rPr>
      </w:pPr>
    </w:p>
    <w:p w:rsidR="00900B3C" w:rsidRPr="00E23C26" w:rsidRDefault="0042545D" w:rsidP="00900B3C">
      <w:pPr>
        <w:pStyle w:val="Titolosommario"/>
        <w:rPr>
          <w:color w:val="4F81BD" w:themeColor="accent1"/>
          <w:lang w:val="en-GB"/>
        </w:rPr>
      </w:pPr>
      <w:r w:rsidRPr="00E23C26">
        <w:rPr>
          <w:lang w:val="en-GB"/>
        </w:rPr>
        <w:t xml:space="preserve">  </w:t>
      </w:r>
      <w:proofErr w:type="spellStart"/>
      <w:r w:rsidR="00900B3C" w:rsidRPr="00E23C26">
        <w:rPr>
          <w:color w:val="4F81BD" w:themeColor="accent1"/>
          <w:lang w:val="en-GB"/>
        </w:rPr>
        <w:t>Sommario</w:t>
      </w:r>
      <w:proofErr w:type="spellEnd"/>
    </w:p>
    <w:p w:rsidR="0042545D" w:rsidRPr="00E23C26" w:rsidRDefault="0042545D" w:rsidP="0042545D">
      <w:pPr>
        <w:rPr>
          <w:lang w:val="en-GB" w:eastAsia="it-IT"/>
        </w:rPr>
      </w:pPr>
    </w:p>
    <w:p w:rsidR="0042545D" w:rsidRPr="00F9729A" w:rsidRDefault="0042545D" w:rsidP="0042545D">
      <w:pPr>
        <w:autoSpaceDE w:val="0"/>
        <w:autoSpaceDN w:val="0"/>
        <w:adjustRightInd w:val="0"/>
        <w:jc w:val="right"/>
        <w:rPr>
          <w:rFonts w:ascii="Calibri" w:hAnsi="Calibri" w:cs="Calibri"/>
          <w:lang w:val="en-GB"/>
        </w:rPr>
      </w:pPr>
      <w:r w:rsidRPr="00F9729A">
        <w:rPr>
          <w:rFonts w:ascii="Calibri" w:hAnsi="Calibri" w:cs="Calibri"/>
          <w:b/>
          <w:bCs/>
          <w:lang w:val="en-GB"/>
        </w:rPr>
        <w:t>List of Challenging/Risky Requirements or Tasks</w:t>
      </w:r>
      <w:r w:rsidRPr="0042545D">
        <w:rPr>
          <w:rFonts w:ascii="Calibri" w:hAnsi="Calibri" w:cs="Calibri"/>
          <w:b/>
          <w:lang w:val="en-GB"/>
        </w:rPr>
        <w:t>………………………</w:t>
      </w:r>
      <w:r>
        <w:rPr>
          <w:rFonts w:ascii="Calibri" w:hAnsi="Calibri" w:cs="Calibri"/>
          <w:b/>
          <w:lang w:val="en-GB"/>
        </w:rPr>
        <w:t>………………………………</w:t>
      </w:r>
      <w:r w:rsidRPr="0042545D">
        <w:rPr>
          <w:rFonts w:ascii="Calibri" w:hAnsi="Calibri" w:cs="Calibri"/>
          <w:b/>
          <w:lang w:val="en-GB"/>
        </w:rPr>
        <w:t>4</w:t>
      </w:r>
    </w:p>
    <w:p w:rsidR="0042545D" w:rsidRPr="00F9729A" w:rsidRDefault="0042545D" w:rsidP="0042545D">
      <w:pPr>
        <w:autoSpaceDE w:val="0"/>
        <w:autoSpaceDN w:val="0"/>
        <w:adjustRightInd w:val="0"/>
        <w:jc w:val="right"/>
        <w:rPr>
          <w:rFonts w:ascii="Calibri" w:hAnsi="Calibri" w:cs="Calibri"/>
          <w:lang w:val="en-GB"/>
        </w:rPr>
      </w:pPr>
      <w:r w:rsidRPr="00F9729A">
        <w:rPr>
          <w:rFonts w:ascii="Calibri" w:hAnsi="Calibri" w:cs="Calibri"/>
          <w:lang w:val="en-GB"/>
        </w:rPr>
        <w:t xml:space="preserve">      Challenging Task Table………………………………………………………………………………</w:t>
      </w:r>
      <w:r>
        <w:rPr>
          <w:rFonts w:ascii="Calibri" w:hAnsi="Calibri" w:cs="Calibri"/>
          <w:lang w:val="en-GB"/>
        </w:rPr>
        <w:t>………</w:t>
      </w:r>
      <w:r w:rsidRPr="00F9729A">
        <w:rPr>
          <w:rFonts w:ascii="Calibri" w:hAnsi="Calibri" w:cs="Calibri"/>
          <w:lang w:val="en-GB"/>
        </w:rPr>
        <w:t>4</w:t>
      </w:r>
    </w:p>
    <w:p w:rsidR="0042545D" w:rsidRPr="00F9729A" w:rsidRDefault="0042545D" w:rsidP="0042545D">
      <w:pPr>
        <w:autoSpaceDE w:val="0"/>
        <w:autoSpaceDN w:val="0"/>
        <w:adjustRightInd w:val="0"/>
        <w:jc w:val="right"/>
        <w:rPr>
          <w:rFonts w:ascii="Calibri" w:hAnsi="Calibri" w:cs="Calibri"/>
          <w:lang w:val="en-GB"/>
        </w:rPr>
      </w:pPr>
      <w:r w:rsidRPr="00F9729A">
        <w:rPr>
          <w:rFonts w:ascii="Calibri" w:hAnsi="Calibri" w:cs="Calibri"/>
          <w:lang w:val="en-GB"/>
        </w:rPr>
        <w:t xml:space="preserve">      </w:t>
      </w:r>
      <w:proofErr w:type="spellStart"/>
      <w:r w:rsidRPr="00F9729A">
        <w:rPr>
          <w:rFonts w:ascii="Calibri" w:hAnsi="Calibri" w:cs="Calibri"/>
          <w:lang w:val="en-GB"/>
        </w:rPr>
        <w:t>Glossario</w:t>
      </w:r>
      <w:proofErr w:type="spellEnd"/>
      <w:r w:rsidRPr="00F9729A">
        <w:rPr>
          <w:rFonts w:ascii="Calibri" w:hAnsi="Calibri" w:cs="Calibri"/>
          <w:lang w:val="en-GB"/>
        </w:rPr>
        <w:t>……………………………………………………………………………………………………</w:t>
      </w:r>
      <w:r>
        <w:rPr>
          <w:rFonts w:ascii="Calibri" w:hAnsi="Calibri" w:cs="Calibri"/>
          <w:lang w:val="en-GB"/>
        </w:rPr>
        <w:t>………</w:t>
      </w:r>
      <w:r w:rsidRPr="00F9729A">
        <w:rPr>
          <w:rFonts w:ascii="Calibri" w:hAnsi="Calibri" w:cs="Calibri"/>
          <w:lang w:val="en-GB"/>
        </w:rPr>
        <w:t>5</w:t>
      </w:r>
    </w:p>
    <w:p w:rsidR="0042545D" w:rsidRDefault="0042545D" w:rsidP="0042545D">
      <w:pPr>
        <w:autoSpaceDE w:val="0"/>
        <w:autoSpaceDN w:val="0"/>
        <w:adjustRightInd w:val="0"/>
        <w:jc w:val="right"/>
        <w:rPr>
          <w:rFonts w:ascii="Calibri" w:hAnsi="Calibri" w:cs="Calibri"/>
          <w:b/>
          <w:lang w:val="en-GB"/>
        </w:rPr>
      </w:pPr>
      <w:r w:rsidRPr="00F9729A">
        <w:rPr>
          <w:rFonts w:ascii="Calibri" w:hAnsi="Calibri" w:cs="Calibri"/>
          <w:b/>
          <w:bCs/>
          <w:lang w:val="en-GB"/>
        </w:rPr>
        <w:t>A. Requirements Collection</w:t>
      </w:r>
      <w:r w:rsidRPr="0042545D">
        <w:rPr>
          <w:rFonts w:ascii="Calibri" w:hAnsi="Calibri" w:cs="Calibri"/>
          <w:b/>
          <w:lang w:val="en-GB"/>
        </w:rPr>
        <w:t>……………………………………………………………………………</w:t>
      </w:r>
      <w:r>
        <w:rPr>
          <w:rFonts w:ascii="Calibri" w:hAnsi="Calibri" w:cs="Calibri"/>
          <w:b/>
          <w:lang w:val="en-GB"/>
        </w:rPr>
        <w:t>…………</w:t>
      </w:r>
      <w:r w:rsidRPr="0042545D">
        <w:rPr>
          <w:rFonts w:ascii="Calibri" w:hAnsi="Calibri" w:cs="Calibri"/>
          <w:b/>
          <w:lang w:val="en-GB"/>
        </w:rPr>
        <w:t>6</w:t>
      </w:r>
    </w:p>
    <w:p w:rsidR="00676E33" w:rsidRPr="00F9729A" w:rsidRDefault="00676E33" w:rsidP="0042545D">
      <w:pPr>
        <w:autoSpaceDE w:val="0"/>
        <w:autoSpaceDN w:val="0"/>
        <w:adjustRightInd w:val="0"/>
        <w:jc w:val="right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A.0 Detailed Scenarios……………………………………………………………………………………….6</w:t>
      </w:r>
    </w:p>
    <w:p w:rsidR="0042545D" w:rsidRDefault="0042545D" w:rsidP="0042545D">
      <w:pPr>
        <w:autoSpaceDE w:val="0"/>
        <w:autoSpaceDN w:val="0"/>
        <w:adjustRightInd w:val="0"/>
        <w:jc w:val="right"/>
        <w:rPr>
          <w:rFonts w:ascii="Calibri" w:hAnsi="Calibri" w:cs="Calibri"/>
          <w:lang w:val="en-GB"/>
        </w:rPr>
      </w:pPr>
      <w:r w:rsidRPr="00F9729A">
        <w:rPr>
          <w:rFonts w:ascii="Calibri" w:hAnsi="Calibri" w:cs="Calibri"/>
          <w:lang w:val="en-GB"/>
        </w:rPr>
        <w:t xml:space="preserve">      A.1 Functional Requirements……………………………………………………………………</w:t>
      </w:r>
      <w:r>
        <w:rPr>
          <w:rFonts w:ascii="Calibri" w:hAnsi="Calibri" w:cs="Calibri"/>
          <w:lang w:val="en-GB"/>
        </w:rPr>
        <w:t>……….</w:t>
      </w:r>
      <w:r w:rsidR="00676E33">
        <w:rPr>
          <w:rFonts w:ascii="Calibri" w:hAnsi="Calibri" w:cs="Calibri"/>
          <w:lang w:val="en-GB"/>
        </w:rPr>
        <w:t>8</w:t>
      </w:r>
    </w:p>
    <w:p w:rsidR="00676E33" w:rsidRDefault="00676E33" w:rsidP="0042545D">
      <w:pPr>
        <w:autoSpaceDE w:val="0"/>
        <w:autoSpaceDN w:val="0"/>
        <w:adjustRightInd w:val="0"/>
        <w:jc w:val="right"/>
        <w:rPr>
          <w:rFonts w:ascii="Calibri" w:hAnsi="Calibri" w:cs="Calibri"/>
          <w:lang w:val="en-GB"/>
        </w:rPr>
      </w:pPr>
      <w:r w:rsidRPr="00F9729A">
        <w:rPr>
          <w:rFonts w:ascii="Calibri" w:hAnsi="Calibri" w:cs="Calibri"/>
          <w:lang w:val="en-GB"/>
        </w:rPr>
        <w:t>A.1</w:t>
      </w:r>
      <w:r w:rsidR="00FB541D">
        <w:rPr>
          <w:rFonts w:ascii="Calibri" w:hAnsi="Calibri" w:cs="Calibri"/>
          <w:lang w:val="en-GB"/>
        </w:rPr>
        <w:t>.1 GUI Requirements…</w:t>
      </w:r>
      <w:proofErr w:type="gramStart"/>
      <w:r w:rsidR="00FB541D">
        <w:rPr>
          <w:rFonts w:ascii="Calibri" w:hAnsi="Calibri" w:cs="Calibri"/>
          <w:lang w:val="en-GB"/>
        </w:rPr>
        <w:t>…..</w:t>
      </w:r>
      <w:proofErr w:type="gramEnd"/>
      <w:r w:rsidRPr="00F9729A">
        <w:rPr>
          <w:rFonts w:ascii="Calibri" w:hAnsi="Calibri" w:cs="Calibri"/>
          <w:lang w:val="en-GB"/>
        </w:rPr>
        <w:t>……………………………………………………………………</w:t>
      </w:r>
      <w:r>
        <w:rPr>
          <w:rFonts w:ascii="Calibri" w:hAnsi="Calibri" w:cs="Calibri"/>
          <w:lang w:val="en-GB"/>
        </w:rPr>
        <w:t>……….</w:t>
      </w:r>
      <w:ins w:id="7" w:author="Stefano Florio" w:date="2019-01-20T22:27:00Z">
        <w:r w:rsidR="00C902A8">
          <w:rPr>
            <w:rFonts w:ascii="Calibri" w:hAnsi="Calibri" w:cs="Calibri"/>
            <w:lang w:val="en-GB"/>
          </w:rPr>
          <w:t>9</w:t>
        </w:r>
      </w:ins>
      <w:del w:id="8" w:author="Stefano Florio" w:date="2019-01-20T22:27:00Z">
        <w:r w:rsidDel="00C902A8">
          <w:rPr>
            <w:rFonts w:ascii="Calibri" w:hAnsi="Calibri" w:cs="Calibri"/>
            <w:lang w:val="en-GB"/>
          </w:rPr>
          <w:delText>8</w:delText>
        </w:r>
      </w:del>
    </w:p>
    <w:p w:rsidR="00676E33" w:rsidRDefault="00676E33" w:rsidP="0042545D">
      <w:pPr>
        <w:autoSpaceDE w:val="0"/>
        <w:autoSpaceDN w:val="0"/>
        <w:adjustRightInd w:val="0"/>
        <w:jc w:val="right"/>
        <w:rPr>
          <w:rFonts w:ascii="Calibri" w:hAnsi="Calibri" w:cs="Calibri"/>
          <w:lang w:val="en-GB"/>
        </w:rPr>
      </w:pPr>
      <w:r w:rsidRPr="00F9729A">
        <w:rPr>
          <w:rFonts w:ascii="Calibri" w:hAnsi="Calibri" w:cs="Calibri"/>
          <w:lang w:val="en-GB"/>
        </w:rPr>
        <w:t>A.1</w:t>
      </w:r>
      <w:r w:rsidR="00FB541D">
        <w:rPr>
          <w:rFonts w:ascii="Calibri" w:hAnsi="Calibri" w:cs="Calibri"/>
          <w:lang w:val="en-GB"/>
        </w:rPr>
        <w:t>.2 Business Logic</w:t>
      </w:r>
      <w:r w:rsidRPr="00F9729A">
        <w:rPr>
          <w:rFonts w:ascii="Calibri" w:hAnsi="Calibri" w:cs="Calibri"/>
          <w:lang w:val="en-GB"/>
        </w:rPr>
        <w:t xml:space="preserve"> Requirements…………</w:t>
      </w:r>
      <w:proofErr w:type="gramStart"/>
      <w:r w:rsidRPr="00F9729A">
        <w:rPr>
          <w:rFonts w:ascii="Calibri" w:hAnsi="Calibri" w:cs="Calibri"/>
          <w:lang w:val="en-GB"/>
        </w:rPr>
        <w:t>…</w:t>
      </w:r>
      <w:r w:rsidR="00FB541D">
        <w:rPr>
          <w:rFonts w:ascii="Calibri" w:hAnsi="Calibri" w:cs="Calibri"/>
          <w:lang w:val="en-GB"/>
        </w:rPr>
        <w:t>..</w:t>
      </w:r>
      <w:proofErr w:type="gramEnd"/>
      <w:r w:rsidRPr="00F9729A">
        <w:rPr>
          <w:rFonts w:ascii="Calibri" w:hAnsi="Calibri" w:cs="Calibri"/>
          <w:lang w:val="en-GB"/>
        </w:rPr>
        <w:t>……………………………………………</w:t>
      </w:r>
      <w:r>
        <w:rPr>
          <w:rFonts w:ascii="Calibri" w:hAnsi="Calibri" w:cs="Calibri"/>
          <w:lang w:val="en-GB"/>
        </w:rPr>
        <w:t>……….</w:t>
      </w:r>
      <w:r w:rsidR="00FB541D">
        <w:rPr>
          <w:rFonts w:ascii="Calibri" w:hAnsi="Calibri" w:cs="Calibri"/>
          <w:lang w:val="en-GB"/>
        </w:rPr>
        <w:t>9</w:t>
      </w:r>
    </w:p>
    <w:p w:rsidR="00676E33" w:rsidRPr="00F9729A" w:rsidRDefault="00676E33" w:rsidP="0042545D">
      <w:pPr>
        <w:autoSpaceDE w:val="0"/>
        <w:autoSpaceDN w:val="0"/>
        <w:adjustRightInd w:val="0"/>
        <w:jc w:val="right"/>
        <w:rPr>
          <w:rFonts w:ascii="Calibri" w:hAnsi="Calibri" w:cs="Calibri"/>
          <w:lang w:val="en-GB"/>
        </w:rPr>
      </w:pPr>
      <w:r w:rsidRPr="00F9729A">
        <w:rPr>
          <w:rFonts w:ascii="Calibri" w:hAnsi="Calibri" w:cs="Calibri"/>
          <w:lang w:val="en-GB"/>
        </w:rPr>
        <w:t>A.1</w:t>
      </w:r>
      <w:r w:rsidR="00FB541D">
        <w:rPr>
          <w:rFonts w:ascii="Calibri" w:hAnsi="Calibri" w:cs="Calibri"/>
          <w:lang w:val="en-GB"/>
        </w:rPr>
        <w:t>.3</w:t>
      </w:r>
      <w:r w:rsidRPr="00F9729A">
        <w:rPr>
          <w:rFonts w:ascii="Calibri" w:hAnsi="Calibri" w:cs="Calibri"/>
          <w:lang w:val="en-GB"/>
        </w:rPr>
        <w:t xml:space="preserve"> </w:t>
      </w:r>
      <w:r w:rsidR="00FB541D">
        <w:rPr>
          <w:rFonts w:ascii="Calibri" w:hAnsi="Calibri" w:cs="Calibri"/>
          <w:lang w:val="en-GB"/>
        </w:rPr>
        <w:t>DB</w:t>
      </w:r>
      <w:r w:rsidRPr="00F9729A">
        <w:rPr>
          <w:rFonts w:ascii="Calibri" w:hAnsi="Calibri" w:cs="Calibri"/>
          <w:lang w:val="en-GB"/>
        </w:rPr>
        <w:t xml:space="preserve"> Requirements………………</w:t>
      </w:r>
      <w:r w:rsidR="00FB541D">
        <w:rPr>
          <w:rFonts w:ascii="Calibri" w:hAnsi="Calibri" w:cs="Calibri"/>
          <w:lang w:val="en-GB"/>
        </w:rPr>
        <w:t>……….</w:t>
      </w:r>
      <w:r w:rsidRPr="00F9729A">
        <w:rPr>
          <w:rFonts w:ascii="Calibri" w:hAnsi="Calibri" w:cs="Calibri"/>
          <w:lang w:val="en-GB"/>
        </w:rPr>
        <w:t>……………………………………………………</w:t>
      </w:r>
      <w:r>
        <w:rPr>
          <w:rFonts w:ascii="Calibri" w:hAnsi="Calibri" w:cs="Calibri"/>
          <w:lang w:val="en-GB"/>
        </w:rPr>
        <w:t>……….</w:t>
      </w:r>
      <w:ins w:id="9" w:author="Stefano Florio" w:date="2019-01-20T22:28:00Z">
        <w:r w:rsidR="00C902A8">
          <w:rPr>
            <w:rFonts w:ascii="Calibri" w:hAnsi="Calibri" w:cs="Calibri"/>
            <w:lang w:val="en-GB"/>
          </w:rPr>
          <w:t>10</w:t>
        </w:r>
      </w:ins>
      <w:del w:id="10" w:author="Stefano Florio" w:date="2019-01-20T22:28:00Z">
        <w:r w:rsidR="00FB541D" w:rsidDel="00C902A8">
          <w:rPr>
            <w:rFonts w:ascii="Calibri" w:hAnsi="Calibri" w:cs="Calibri"/>
            <w:lang w:val="en-GB"/>
          </w:rPr>
          <w:delText>9</w:delText>
        </w:r>
      </w:del>
    </w:p>
    <w:p w:rsidR="0042545D" w:rsidRPr="00F9729A" w:rsidRDefault="0042545D" w:rsidP="0042545D">
      <w:pPr>
        <w:autoSpaceDE w:val="0"/>
        <w:autoSpaceDN w:val="0"/>
        <w:adjustRightInd w:val="0"/>
        <w:jc w:val="right"/>
        <w:rPr>
          <w:rFonts w:ascii="Calibri" w:hAnsi="Calibri" w:cs="Calibri"/>
          <w:lang w:val="en-GB"/>
        </w:rPr>
      </w:pPr>
      <w:r w:rsidRPr="00F9729A">
        <w:rPr>
          <w:rFonts w:ascii="Calibri" w:hAnsi="Calibri" w:cs="Calibri"/>
          <w:lang w:val="en-GB"/>
        </w:rPr>
        <w:t xml:space="preserve">      A.2 Non Functional Requirements……………………………………………………………</w:t>
      </w:r>
      <w:r>
        <w:rPr>
          <w:rFonts w:ascii="Calibri" w:hAnsi="Calibri" w:cs="Calibri"/>
          <w:lang w:val="en-GB"/>
        </w:rPr>
        <w:t>…</w:t>
      </w:r>
      <w:proofErr w:type="gramStart"/>
      <w:r>
        <w:rPr>
          <w:rFonts w:ascii="Calibri" w:hAnsi="Calibri" w:cs="Calibri"/>
          <w:lang w:val="en-GB"/>
        </w:rPr>
        <w:t>…..</w:t>
      </w:r>
      <w:proofErr w:type="gramEnd"/>
      <w:r w:rsidRPr="00F9729A">
        <w:rPr>
          <w:rFonts w:ascii="Calibri" w:hAnsi="Calibri" w:cs="Calibri"/>
          <w:lang w:val="en-GB"/>
        </w:rPr>
        <w:t>1</w:t>
      </w:r>
      <w:ins w:id="11" w:author="Stefano Florio" w:date="2019-01-20T22:28:00Z">
        <w:r w:rsidR="00C902A8">
          <w:rPr>
            <w:rFonts w:ascii="Calibri" w:hAnsi="Calibri" w:cs="Calibri"/>
            <w:lang w:val="en-GB"/>
          </w:rPr>
          <w:t>1</w:t>
        </w:r>
      </w:ins>
      <w:del w:id="12" w:author="Stefano Florio" w:date="2019-01-20T22:28:00Z">
        <w:r w:rsidR="00FB541D" w:rsidDel="00C902A8">
          <w:rPr>
            <w:rFonts w:ascii="Calibri" w:hAnsi="Calibri" w:cs="Calibri"/>
            <w:lang w:val="en-GB"/>
          </w:rPr>
          <w:delText>0</w:delText>
        </w:r>
      </w:del>
    </w:p>
    <w:p w:rsidR="0042545D" w:rsidRPr="00F9729A" w:rsidRDefault="0042545D" w:rsidP="0042545D">
      <w:pPr>
        <w:autoSpaceDE w:val="0"/>
        <w:autoSpaceDN w:val="0"/>
        <w:adjustRightInd w:val="0"/>
        <w:jc w:val="right"/>
        <w:rPr>
          <w:rFonts w:ascii="Calibri" w:hAnsi="Calibri" w:cs="Calibri"/>
          <w:lang w:val="en-GB"/>
        </w:rPr>
      </w:pPr>
      <w:r w:rsidRPr="00F9729A">
        <w:rPr>
          <w:rFonts w:ascii="Calibri" w:hAnsi="Calibri" w:cs="Calibri"/>
          <w:lang w:val="en-GB"/>
        </w:rPr>
        <w:t xml:space="preserve">      A.3 Excluded Requirements………………………………………………………………………</w:t>
      </w:r>
      <w:r>
        <w:rPr>
          <w:rFonts w:ascii="Calibri" w:hAnsi="Calibri" w:cs="Calibri"/>
          <w:lang w:val="en-GB"/>
        </w:rPr>
        <w:t>…….</w:t>
      </w:r>
      <w:r w:rsidRPr="00F9729A">
        <w:rPr>
          <w:rFonts w:ascii="Calibri" w:hAnsi="Calibri" w:cs="Calibri"/>
          <w:lang w:val="en-GB"/>
        </w:rPr>
        <w:t>1</w:t>
      </w:r>
      <w:ins w:id="13" w:author="Stefano Florio" w:date="2019-01-20T22:28:00Z">
        <w:r w:rsidR="00C902A8">
          <w:rPr>
            <w:rFonts w:ascii="Calibri" w:hAnsi="Calibri" w:cs="Calibri"/>
            <w:lang w:val="en-GB"/>
          </w:rPr>
          <w:t>2</w:t>
        </w:r>
      </w:ins>
      <w:del w:id="14" w:author="Stefano Florio" w:date="2019-01-20T22:28:00Z">
        <w:r w:rsidR="00FB541D" w:rsidDel="00C902A8">
          <w:rPr>
            <w:rFonts w:ascii="Calibri" w:hAnsi="Calibri" w:cs="Calibri"/>
            <w:lang w:val="en-GB"/>
          </w:rPr>
          <w:delText>1</w:delText>
        </w:r>
      </w:del>
    </w:p>
    <w:p w:rsidR="0042545D" w:rsidRPr="00F9729A" w:rsidRDefault="0042545D" w:rsidP="0042545D">
      <w:pPr>
        <w:autoSpaceDE w:val="0"/>
        <w:autoSpaceDN w:val="0"/>
        <w:adjustRightInd w:val="0"/>
        <w:jc w:val="right"/>
        <w:rPr>
          <w:rFonts w:ascii="Calibri" w:hAnsi="Calibri" w:cs="Calibri"/>
          <w:lang w:val="en-GB"/>
        </w:rPr>
      </w:pPr>
      <w:r w:rsidRPr="00F9729A">
        <w:rPr>
          <w:rFonts w:ascii="Calibri" w:hAnsi="Calibri" w:cs="Calibri"/>
          <w:lang w:val="en-GB"/>
        </w:rPr>
        <w:t xml:space="preserve">      A.4 Assumptions………………………………………………………………………………………</w:t>
      </w:r>
      <w:r>
        <w:rPr>
          <w:rFonts w:ascii="Calibri" w:hAnsi="Calibri" w:cs="Calibri"/>
          <w:lang w:val="en-GB"/>
        </w:rPr>
        <w:t>…</w:t>
      </w:r>
      <w:proofErr w:type="gramStart"/>
      <w:r>
        <w:rPr>
          <w:rFonts w:ascii="Calibri" w:hAnsi="Calibri" w:cs="Calibri"/>
          <w:lang w:val="en-GB"/>
        </w:rPr>
        <w:t>…..</w:t>
      </w:r>
      <w:proofErr w:type="gramEnd"/>
      <w:r w:rsidRPr="00F9729A">
        <w:rPr>
          <w:rFonts w:ascii="Calibri" w:hAnsi="Calibri" w:cs="Calibri"/>
          <w:lang w:val="en-GB"/>
        </w:rPr>
        <w:t>1</w:t>
      </w:r>
      <w:ins w:id="15" w:author="Stefano Florio" w:date="2019-01-20T22:28:00Z">
        <w:r w:rsidR="00C902A8">
          <w:rPr>
            <w:rFonts w:ascii="Calibri" w:hAnsi="Calibri" w:cs="Calibri"/>
            <w:lang w:val="en-GB"/>
          </w:rPr>
          <w:t>2</w:t>
        </w:r>
      </w:ins>
      <w:del w:id="16" w:author="Stefano Florio" w:date="2019-01-20T22:28:00Z">
        <w:r w:rsidR="00FB541D" w:rsidDel="00C902A8">
          <w:rPr>
            <w:rFonts w:ascii="Calibri" w:hAnsi="Calibri" w:cs="Calibri"/>
            <w:lang w:val="en-GB"/>
          </w:rPr>
          <w:delText>1</w:delText>
        </w:r>
      </w:del>
    </w:p>
    <w:p w:rsidR="0042545D" w:rsidRPr="00F9729A" w:rsidRDefault="0042545D" w:rsidP="0042545D">
      <w:pPr>
        <w:autoSpaceDE w:val="0"/>
        <w:autoSpaceDN w:val="0"/>
        <w:adjustRightInd w:val="0"/>
        <w:jc w:val="right"/>
        <w:rPr>
          <w:rFonts w:ascii="Calibri" w:hAnsi="Calibri" w:cs="Calibri"/>
          <w:lang w:val="en-GB"/>
        </w:rPr>
      </w:pPr>
      <w:r w:rsidRPr="00F9729A">
        <w:rPr>
          <w:rFonts w:ascii="Calibri" w:hAnsi="Calibri" w:cs="Calibri"/>
          <w:lang w:val="en-GB"/>
        </w:rPr>
        <w:t xml:space="preserve">      A.5 Prioritization………………………………………………………………………………………</w:t>
      </w:r>
      <w:r>
        <w:rPr>
          <w:rFonts w:ascii="Calibri" w:hAnsi="Calibri" w:cs="Calibri"/>
          <w:lang w:val="en-GB"/>
        </w:rPr>
        <w:t>…</w:t>
      </w:r>
      <w:proofErr w:type="gramStart"/>
      <w:r>
        <w:rPr>
          <w:rFonts w:ascii="Calibri" w:hAnsi="Calibri" w:cs="Calibri"/>
          <w:lang w:val="en-GB"/>
        </w:rPr>
        <w:t>…..</w:t>
      </w:r>
      <w:proofErr w:type="gramEnd"/>
      <w:r w:rsidR="00FB541D">
        <w:rPr>
          <w:rFonts w:ascii="Calibri" w:hAnsi="Calibri" w:cs="Calibri"/>
          <w:lang w:val="en-GB"/>
        </w:rPr>
        <w:t>1</w:t>
      </w:r>
      <w:ins w:id="17" w:author="Stefano Florio" w:date="2019-01-20T22:28:00Z">
        <w:r w:rsidR="00C902A8">
          <w:rPr>
            <w:rFonts w:ascii="Calibri" w:hAnsi="Calibri" w:cs="Calibri"/>
            <w:lang w:val="en-GB"/>
          </w:rPr>
          <w:t>4</w:t>
        </w:r>
      </w:ins>
      <w:del w:id="18" w:author="Stefano Florio" w:date="2019-01-20T22:28:00Z">
        <w:r w:rsidR="00FB541D" w:rsidDel="00C902A8">
          <w:rPr>
            <w:rFonts w:ascii="Calibri" w:hAnsi="Calibri" w:cs="Calibri"/>
            <w:lang w:val="en-GB"/>
          </w:rPr>
          <w:delText>3</w:delText>
        </w:r>
      </w:del>
    </w:p>
    <w:p w:rsidR="0042545D" w:rsidRPr="00F9729A" w:rsidRDefault="0042545D" w:rsidP="0042545D">
      <w:pPr>
        <w:autoSpaceDE w:val="0"/>
        <w:autoSpaceDN w:val="0"/>
        <w:adjustRightInd w:val="0"/>
        <w:jc w:val="right"/>
        <w:rPr>
          <w:rFonts w:ascii="Calibri" w:hAnsi="Calibri" w:cs="Calibri"/>
          <w:lang w:val="en-GB"/>
        </w:rPr>
      </w:pPr>
      <w:r w:rsidRPr="00F9729A">
        <w:rPr>
          <w:rFonts w:ascii="Calibri" w:hAnsi="Calibri" w:cs="Calibri"/>
          <w:b/>
          <w:bCs/>
          <w:lang w:val="en-GB"/>
        </w:rPr>
        <w:t>B. Software Architecture</w:t>
      </w:r>
      <w:r w:rsidRPr="0042545D">
        <w:rPr>
          <w:rFonts w:ascii="Calibri" w:hAnsi="Calibri" w:cs="Calibri"/>
          <w:b/>
          <w:lang w:val="en-GB"/>
        </w:rPr>
        <w:t>………………………………………………………………………………</w:t>
      </w:r>
      <w:r>
        <w:rPr>
          <w:rFonts w:ascii="Calibri" w:hAnsi="Calibri" w:cs="Calibri"/>
          <w:b/>
          <w:lang w:val="en-GB"/>
        </w:rPr>
        <w:t>……</w:t>
      </w:r>
      <w:proofErr w:type="gramStart"/>
      <w:r>
        <w:rPr>
          <w:rFonts w:ascii="Calibri" w:hAnsi="Calibri" w:cs="Calibri"/>
          <w:b/>
          <w:lang w:val="en-GB"/>
        </w:rPr>
        <w:t>…..</w:t>
      </w:r>
      <w:proofErr w:type="gramEnd"/>
      <w:r w:rsidR="00FB541D">
        <w:rPr>
          <w:rFonts w:ascii="Calibri" w:hAnsi="Calibri" w:cs="Calibri"/>
          <w:b/>
          <w:lang w:val="en-GB"/>
        </w:rPr>
        <w:t>1</w:t>
      </w:r>
      <w:ins w:id="19" w:author="Stefano Florio" w:date="2019-01-20T22:29:00Z">
        <w:r w:rsidR="00C902A8">
          <w:rPr>
            <w:rFonts w:ascii="Calibri" w:hAnsi="Calibri" w:cs="Calibri"/>
            <w:b/>
            <w:lang w:val="en-GB"/>
          </w:rPr>
          <w:t>5</w:t>
        </w:r>
      </w:ins>
      <w:del w:id="20" w:author="Stefano Florio" w:date="2019-01-20T22:29:00Z">
        <w:r w:rsidR="00FB541D" w:rsidDel="00C902A8">
          <w:rPr>
            <w:rFonts w:ascii="Calibri" w:hAnsi="Calibri" w:cs="Calibri"/>
            <w:b/>
            <w:lang w:val="en-GB"/>
          </w:rPr>
          <w:delText>3</w:delText>
        </w:r>
      </w:del>
    </w:p>
    <w:p w:rsidR="0042545D" w:rsidRPr="00F9729A" w:rsidRDefault="0042545D" w:rsidP="0042545D">
      <w:pPr>
        <w:autoSpaceDE w:val="0"/>
        <w:autoSpaceDN w:val="0"/>
        <w:adjustRightInd w:val="0"/>
        <w:jc w:val="right"/>
        <w:rPr>
          <w:rFonts w:ascii="Calibri" w:hAnsi="Calibri" w:cs="Calibri"/>
          <w:lang w:val="en-GB"/>
        </w:rPr>
      </w:pPr>
      <w:r w:rsidRPr="00F9729A">
        <w:rPr>
          <w:rFonts w:ascii="Calibri" w:hAnsi="Calibri" w:cs="Calibri"/>
          <w:lang w:val="en-GB"/>
        </w:rPr>
        <w:t xml:space="preserve">      C.1 The static view of the system: Component Diagram……………………………</w:t>
      </w:r>
      <w:r>
        <w:rPr>
          <w:rFonts w:ascii="Calibri" w:hAnsi="Calibri" w:cs="Calibri"/>
          <w:lang w:val="en-GB"/>
        </w:rPr>
        <w:t>…….</w:t>
      </w:r>
      <w:r w:rsidR="00905FB1">
        <w:rPr>
          <w:rFonts w:ascii="Calibri" w:hAnsi="Calibri" w:cs="Calibri"/>
          <w:lang w:val="en-GB"/>
        </w:rPr>
        <w:t>1</w:t>
      </w:r>
      <w:ins w:id="21" w:author="Stefano Florio" w:date="2019-01-20T22:29:00Z">
        <w:r w:rsidR="00C902A8">
          <w:rPr>
            <w:rFonts w:ascii="Calibri" w:hAnsi="Calibri" w:cs="Calibri"/>
            <w:lang w:val="en-GB"/>
          </w:rPr>
          <w:t>5</w:t>
        </w:r>
      </w:ins>
      <w:del w:id="22" w:author="Stefano Florio" w:date="2019-01-20T22:29:00Z">
        <w:r w:rsidR="00905FB1" w:rsidDel="00C902A8">
          <w:rPr>
            <w:rFonts w:ascii="Calibri" w:hAnsi="Calibri" w:cs="Calibri"/>
            <w:lang w:val="en-GB"/>
          </w:rPr>
          <w:delText>3</w:delText>
        </w:r>
      </w:del>
    </w:p>
    <w:p w:rsidR="0042545D" w:rsidRPr="00F9729A" w:rsidRDefault="0042545D" w:rsidP="0042545D">
      <w:pPr>
        <w:autoSpaceDE w:val="0"/>
        <w:autoSpaceDN w:val="0"/>
        <w:adjustRightInd w:val="0"/>
        <w:jc w:val="right"/>
        <w:rPr>
          <w:rFonts w:ascii="Calibri" w:hAnsi="Calibri" w:cs="Calibri"/>
          <w:lang w:val="en-GB"/>
        </w:rPr>
      </w:pPr>
      <w:r w:rsidRPr="00F9729A">
        <w:rPr>
          <w:rFonts w:ascii="Calibri" w:hAnsi="Calibri" w:cs="Calibri"/>
          <w:lang w:val="en-GB"/>
        </w:rPr>
        <w:t xml:space="preserve">      C.2 The dynamic view of the software architecture: Sequence Diagram...…</w:t>
      </w:r>
      <w:r>
        <w:rPr>
          <w:rFonts w:ascii="Calibri" w:hAnsi="Calibri" w:cs="Calibri"/>
          <w:lang w:val="en-GB"/>
        </w:rPr>
        <w:t>……</w:t>
      </w:r>
      <w:r w:rsidR="00905FB1">
        <w:rPr>
          <w:rFonts w:ascii="Calibri" w:hAnsi="Calibri" w:cs="Calibri"/>
          <w:lang w:val="en-GB"/>
        </w:rPr>
        <w:t>1</w:t>
      </w:r>
      <w:ins w:id="23" w:author="Stefano Florio" w:date="2019-01-20T22:29:00Z">
        <w:r w:rsidR="00C902A8">
          <w:rPr>
            <w:rFonts w:ascii="Calibri" w:hAnsi="Calibri" w:cs="Calibri"/>
            <w:lang w:val="en-GB"/>
          </w:rPr>
          <w:t>5</w:t>
        </w:r>
      </w:ins>
      <w:del w:id="24" w:author="Stefano Florio" w:date="2019-01-20T22:29:00Z">
        <w:r w:rsidR="00905FB1" w:rsidDel="00C902A8">
          <w:rPr>
            <w:rFonts w:ascii="Calibri" w:hAnsi="Calibri" w:cs="Calibri"/>
            <w:lang w:val="en-GB"/>
          </w:rPr>
          <w:delText>4</w:delText>
        </w:r>
      </w:del>
    </w:p>
    <w:p w:rsidR="0042545D" w:rsidRDefault="00C45305" w:rsidP="0042545D">
      <w:pPr>
        <w:autoSpaceDE w:val="0"/>
        <w:autoSpaceDN w:val="0"/>
        <w:adjustRightInd w:val="0"/>
        <w:jc w:val="right"/>
        <w:rPr>
          <w:rFonts w:ascii="Calibri" w:hAnsi="Calibri" w:cs="Calibri"/>
          <w:lang w:val="en-GB"/>
        </w:rPr>
      </w:pPr>
      <w:r>
        <w:rPr>
          <w:rFonts w:ascii="Calibri" w:hAnsi="Calibri" w:cs="Calibri"/>
          <w:b/>
          <w:bCs/>
          <w:lang w:val="en-GB"/>
        </w:rPr>
        <w:t>C</w:t>
      </w:r>
      <w:r w:rsidR="0042545D" w:rsidRPr="00F9729A">
        <w:rPr>
          <w:rFonts w:ascii="Calibri" w:hAnsi="Calibri" w:cs="Calibri"/>
          <w:b/>
          <w:bCs/>
          <w:lang w:val="en-GB"/>
        </w:rPr>
        <w:t xml:space="preserve">. </w:t>
      </w:r>
      <w:r>
        <w:rPr>
          <w:rFonts w:ascii="Calibri" w:hAnsi="Calibri" w:cs="Calibri"/>
          <w:b/>
          <w:bCs/>
          <w:lang w:val="en-GB"/>
        </w:rPr>
        <w:t>ER-</w:t>
      </w:r>
      <w:r w:rsidR="0042545D" w:rsidRPr="00F9729A">
        <w:rPr>
          <w:rFonts w:ascii="Calibri" w:hAnsi="Calibri" w:cs="Calibri"/>
          <w:b/>
          <w:bCs/>
          <w:lang w:val="en-GB"/>
        </w:rPr>
        <w:t xml:space="preserve">Design </w:t>
      </w:r>
      <w:r>
        <w:rPr>
          <w:rFonts w:ascii="Calibri" w:hAnsi="Calibri" w:cs="Calibri"/>
          <w:b/>
          <w:bCs/>
          <w:lang w:val="en-GB"/>
        </w:rPr>
        <w:t>…………….</w:t>
      </w:r>
      <w:r w:rsidR="0042545D" w:rsidRPr="0042545D">
        <w:rPr>
          <w:rFonts w:ascii="Calibri" w:hAnsi="Calibri" w:cs="Calibri"/>
          <w:b/>
          <w:lang w:val="en-GB"/>
        </w:rPr>
        <w:t>…………………………………</w:t>
      </w:r>
      <w:r>
        <w:rPr>
          <w:rFonts w:ascii="Calibri" w:hAnsi="Calibri" w:cs="Calibri"/>
          <w:b/>
          <w:lang w:val="en-GB"/>
        </w:rPr>
        <w:t>……</w:t>
      </w:r>
      <w:r w:rsidR="0042545D" w:rsidRPr="0042545D">
        <w:rPr>
          <w:rFonts w:ascii="Calibri" w:hAnsi="Calibri" w:cs="Calibri"/>
          <w:b/>
          <w:lang w:val="en-GB"/>
        </w:rPr>
        <w:t>……………………………………………</w:t>
      </w:r>
      <w:r w:rsidR="0042545D">
        <w:rPr>
          <w:rFonts w:ascii="Calibri" w:hAnsi="Calibri" w:cs="Calibri"/>
          <w:b/>
          <w:lang w:val="en-GB"/>
        </w:rPr>
        <w:t>…</w:t>
      </w:r>
      <w:proofErr w:type="gramStart"/>
      <w:r w:rsidR="0042545D">
        <w:rPr>
          <w:rFonts w:ascii="Calibri" w:hAnsi="Calibri" w:cs="Calibri"/>
          <w:b/>
          <w:lang w:val="en-GB"/>
        </w:rPr>
        <w:t>…..</w:t>
      </w:r>
      <w:proofErr w:type="gramEnd"/>
      <w:r w:rsidR="00905FB1">
        <w:rPr>
          <w:rFonts w:ascii="Calibri" w:hAnsi="Calibri" w:cs="Calibri"/>
          <w:b/>
          <w:lang w:val="en-GB"/>
        </w:rPr>
        <w:t>1</w:t>
      </w:r>
      <w:ins w:id="25" w:author="Stefano Florio" w:date="2019-01-20T22:29:00Z">
        <w:r w:rsidR="00C902A8">
          <w:rPr>
            <w:rFonts w:ascii="Calibri" w:hAnsi="Calibri" w:cs="Calibri"/>
            <w:b/>
            <w:lang w:val="en-GB"/>
          </w:rPr>
          <w:t>7</w:t>
        </w:r>
      </w:ins>
      <w:del w:id="26" w:author="Stefano Florio" w:date="2019-01-20T22:29:00Z">
        <w:r w:rsidR="00905FB1" w:rsidDel="00C902A8">
          <w:rPr>
            <w:rFonts w:ascii="Calibri" w:hAnsi="Calibri" w:cs="Calibri"/>
            <w:b/>
            <w:lang w:val="en-GB"/>
          </w:rPr>
          <w:delText>5</w:delText>
        </w:r>
      </w:del>
      <w:r w:rsidR="0042545D" w:rsidRPr="00F9729A">
        <w:rPr>
          <w:rFonts w:ascii="Calibri" w:hAnsi="Calibri" w:cs="Calibri"/>
          <w:lang w:val="en-GB"/>
        </w:rPr>
        <w:t xml:space="preserve">  </w:t>
      </w:r>
    </w:p>
    <w:p w:rsidR="00C45305" w:rsidRDefault="00C45305" w:rsidP="0042545D">
      <w:pPr>
        <w:autoSpaceDE w:val="0"/>
        <w:autoSpaceDN w:val="0"/>
        <w:adjustRightInd w:val="0"/>
        <w:jc w:val="right"/>
        <w:rPr>
          <w:rFonts w:ascii="Calibri" w:hAnsi="Calibri" w:cs="Calibri"/>
          <w:lang w:val="en-GB"/>
        </w:rPr>
      </w:pPr>
      <w:r>
        <w:rPr>
          <w:rFonts w:ascii="Calibri" w:hAnsi="Calibri" w:cs="Calibri"/>
          <w:b/>
          <w:bCs/>
          <w:lang w:val="en-GB"/>
        </w:rPr>
        <w:t>D</w:t>
      </w:r>
      <w:r w:rsidRPr="00F9729A">
        <w:rPr>
          <w:rFonts w:ascii="Calibri" w:hAnsi="Calibri" w:cs="Calibri"/>
          <w:b/>
          <w:bCs/>
          <w:lang w:val="en-GB"/>
        </w:rPr>
        <w:t xml:space="preserve">. </w:t>
      </w:r>
      <w:r>
        <w:rPr>
          <w:rFonts w:ascii="Calibri" w:hAnsi="Calibri" w:cs="Calibri"/>
          <w:b/>
          <w:bCs/>
          <w:lang w:val="en-GB"/>
        </w:rPr>
        <w:t>Class Diagram of the implemented system……………</w:t>
      </w:r>
      <w:proofErr w:type="gramStart"/>
      <w:r>
        <w:rPr>
          <w:rFonts w:ascii="Calibri" w:hAnsi="Calibri" w:cs="Calibri"/>
          <w:b/>
          <w:bCs/>
          <w:lang w:val="en-GB"/>
        </w:rPr>
        <w:t>…..</w:t>
      </w:r>
      <w:proofErr w:type="gramEnd"/>
      <w:r w:rsidRPr="0042545D">
        <w:rPr>
          <w:rFonts w:ascii="Calibri" w:hAnsi="Calibri" w:cs="Calibri"/>
          <w:b/>
          <w:lang w:val="en-GB"/>
        </w:rPr>
        <w:t>……………………</w:t>
      </w:r>
      <w:r>
        <w:rPr>
          <w:rFonts w:ascii="Calibri" w:hAnsi="Calibri" w:cs="Calibri"/>
          <w:b/>
          <w:lang w:val="en-GB"/>
        </w:rPr>
        <w:t>.</w:t>
      </w:r>
      <w:r w:rsidRPr="0042545D">
        <w:rPr>
          <w:rFonts w:ascii="Calibri" w:hAnsi="Calibri" w:cs="Calibri"/>
          <w:b/>
          <w:lang w:val="en-GB"/>
        </w:rPr>
        <w:t>…………</w:t>
      </w:r>
      <w:r>
        <w:rPr>
          <w:rFonts w:ascii="Calibri" w:hAnsi="Calibri" w:cs="Calibri"/>
          <w:b/>
          <w:lang w:val="en-GB"/>
        </w:rPr>
        <w:t>……..</w:t>
      </w:r>
      <w:ins w:id="27" w:author="Stefano Florio" w:date="2019-01-20T22:30:00Z">
        <w:r w:rsidR="00C902A8">
          <w:rPr>
            <w:rFonts w:ascii="Calibri" w:hAnsi="Calibri" w:cs="Calibri"/>
            <w:b/>
            <w:lang w:val="en-GB"/>
          </w:rPr>
          <w:t>20</w:t>
        </w:r>
      </w:ins>
      <w:del w:id="28" w:author="Stefano Florio" w:date="2019-01-20T22:30:00Z">
        <w:r w:rsidDel="00C902A8">
          <w:rPr>
            <w:rFonts w:ascii="Calibri" w:hAnsi="Calibri" w:cs="Calibri"/>
            <w:b/>
            <w:lang w:val="en-GB"/>
          </w:rPr>
          <w:delText>18</w:delText>
        </w:r>
      </w:del>
      <w:r w:rsidRPr="00F9729A">
        <w:rPr>
          <w:rFonts w:ascii="Calibri" w:hAnsi="Calibri" w:cs="Calibri"/>
          <w:lang w:val="en-GB"/>
        </w:rPr>
        <w:t xml:space="preserve"> </w:t>
      </w:r>
    </w:p>
    <w:p w:rsidR="00C45305" w:rsidRPr="00F9729A" w:rsidRDefault="00C45305" w:rsidP="0042545D">
      <w:pPr>
        <w:autoSpaceDE w:val="0"/>
        <w:autoSpaceDN w:val="0"/>
        <w:adjustRightInd w:val="0"/>
        <w:jc w:val="right"/>
        <w:rPr>
          <w:rFonts w:ascii="Calibri" w:hAnsi="Calibri" w:cs="Calibri"/>
          <w:lang w:val="en-GB"/>
        </w:rPr>
      </w:pPr>
      <w:r>
        <w:rPr>
          <w:rFonts w:ascii="Calibri" w:hAnsi="Calibri" w:cs="Calibri"/>
          <w:b/>
          <w:bCs/>
          <w:lang w:val="en-GB"/>
        </w:rPr>
        <w:t>E</w:t>
      </w:r>
      <w:r w:rsidRPr="00F9729A">
        <w:rPr>
          <w:rFonts w:ascii="Calibri" w:hAnsi="Calibri" w:cs="Calibri"/>
          <w:b/>
          <w:bCs/>
          <w:lang w:val="en-GB"/>
        </w:rPr>
        <w:t xml:space="preserve">. </w:t>
      </w:r>
      <w:r>
        <w:rPr>
          <w:rFonts w:ascii="Calibri" w:hAnsi="Calibri" w:cs="Calibri"/>
          <w:b/>
          <w:bCs/>
          <w:lang w:val="en-GB"/>
        </w:rPr>
        <w:t>Design Decisions…………………………………</w:t>
      </w:r>
      <w:proofErr w:type="gramStart"/>
      <w:r>
        <w:rPr>
          <w:rFonts w:ascii="Calibri" w:hAnsi="Calibri" w:cs="Calibri"/>
          <w:b/>
          <w:bCs/>
          <w:lang w:val="en-GB"/>
        </w:rPr>
        <w:t>…..</w:t>
      </w:r>
      <w:proofErr w:type="gramEnd"/>
      <w:r>
        <w:rPr>
          <w:rFonts w:ascii="Calibri" w:hAnsi="Calibri" w:cs="Calibri"/>
          <w:b/>
          <w:bCs/>
          <w:lang w:val="en-GB"/>
        </w:rPr>
        <w:t>………………..</w:t>
      </w:r>
      <w:r w:rsidRPr="0042545D">
        <w:rPr>
          <w:rFonts w:ascii="Calibri" w:hAnsi="Calibri" w:cs="Calibri"/>
          <w:b/>
          <w:lang w:val="en-GB"/>
        </w:rPr>
        <w:t>……………………</w:t>
      </w:r>
      <w:r>
        <w:rPr>
          <w:rFonts w:ascii="Calibri" w:hAnsi="Calibri" w:cs="Calibri"/>
          <w:b/>
          <w:lang w:val="en-GB"/>
        </w:rPr>
        <w:t>.</w:t>
      </w:r>
      <w:r w:rsidRPr="0042545D">
        <w:rPr>
          <w:rFonts w:ascii="Calibri" w:hAnsi="Calibri" w:cs="Calibri"/>
          <w:b/>
          <w:lang w:val="en-GB"/>
        </w:rPr>
        <w:t>…………</w:t>
      </w:r>
      <w:r>
        <w:rPr>
          <w:rFonts w:ascii="Calibri" w:hAnsi="Calibri" w:cs="Calibri"/>
          <w:b/>
          <w:lang w:val="en-GB"/>
        </w:rPr>
        <w:t>……..</w:t>
      </w:r>
      <w:ins w:id="29" w:author="Stefano Florio" w:date="2019-01-20T22:30:00Z">
        <w:r w:rsidR="00C902A8">
          <w:rPr>
            <w:rFonts w:ascii="Calibri" w:hAnsi="Calibri" w:cs="Calibri"/>
            <w:b/>
            <w:lang w:val="en-GB"/>
          </w:rPr>
          <w:t>21</w:t>
        </w:r>
      </w:ins>
      <w:del w:id="30" w:author="Stefano Florio" w:date="2019-01-20T22:30:00Z">
        <w:r w:rsidDel="00C902A8">
          <w:rPr>
            <w:rFonts w:ascii="Calibri" w:hAnsi="Calibri" w:cs="Calibri"/>
            <w:b/>
            <w:lang w:val="en-GB"/>
          </w:rPr>
          <w:delText>1</w:delText>
        </w:r>
        <w:r w:rsidR="008C64AF" w:rsidDel="00C902A8">
          <w:rPr>
            <w:rFonts w:ascii="Calibri" w:hAnsi="Calibri" w:cs="Calibri"/>
            <w:b/>
            <w:lang w:val="en-GB"/>
          </w:rPr>
          <w:delText>9</w:delText>
        </w:r>
      </w:del>
      <w:r w:rsidRPr="00F9729A">
        <w:rPr>
          <w:rFonts w:ascii="Calibri" w:hAnsi="Calibri" w:cs="Calibri"/>
          <w:lang w:val="en-GB"/>
        </w:rPr>
        <w:t xml:space="preserve">  </w:t>
      </w:r>
    </w:p>
    <w:p w:rsidR="008C64AF" w:rsidRPr="00F9729A" w:rsidRDefault="008C64AF" w:rsidP="008C64AF">
      <w:pPr>
        <w:autoSpaceDE w:val="0"/>
        <w:autoSpaceDN w:val="0"/>
        <w:adjustRightInd w:val="0"/>
        <w:jc w:val="right"/>
        <w:rPr>
          <w:rFonts w:ascii="Calibri" w:hAnsi="Calibri" w:cs="Calibri"/>
          <w:lang w:val="en-GB"/>
        </w:rPr>
      </w:pPr>
      <w:r>
        <w:rPr>
          <w:rFonts w:ascii="Calibri" w:hAnsi="Calibri" w:cs="Calibri"/>
          <w:b/>
          <w:bCs/>
          <w:lang w:val="en-GB"/>
        </w:rPr>
        <w:t>F. Explain how the FRs and the NFRs are satisfied by design……………</w:t>
      </w:r>
      <w:proofErr w:type="gramStart"/>
      <w:r>
        <w:rPr>
          <w:rFonts w:ascii="Calibri" w:hAnsi="Calibri" w:cs="Calibri"/>
          <w:b/>
          <w:bCs/>
          <w:lang w:val="en-GB"/>
        </w:rPr>
        <w:t>….</w:t>
      </w:r>
      <w:r>
        <w:rPr>
          <w:rFonts w:ascii="Calibri" w:hAnsi="Calibri" w:cs="Calibri"/>
          <w:b/>
          <w:lang w:val="en-GB"/>
        </w:rPr>
        <w:t>.</w:t>
      </w:r>
      <w:proofErr w:type="gramEnd"/>
      <w:r w:rsidRPr="0042545D">
        <w:rPr>
          <w:rFonts w:ascii="Calibri" w:hAnsi="Calibri" w:cs="Calibri"/>
          <w:b/>
          <w:lang w:val="en-GB"/>
        </w:rPr>
        <w:t>…………</w:t>
      </w:r>
      <w:r>
        <w:rPr>
          <w:rFonts w:ascii="Calibri" w:hAnsi="Calibri" w:cs="Calibri"/>
          <w:b/>
          <w:lang w:val="en-GB"/>
        </w:rPr>
        <w:t>……..</w:t>
      </w:r>
      <w:ins w:id="31" w:author="Stefano Florio" w:date="2019-01-20T22:30:00Z">
        <w:r w:rsidR="00C902A8">
          <w:rPr>
            <w:rFonts w:ascii="Calibri" w:hAnsi="Calibri" w:cs="Calibri"/>
            <w:b/>
            <w:lang w:val="en-GB"/>
          </w:rPr>
          <w:t>24</w:t>
        </w:r>
      </w:ins>
      <w:del w:id="32" w:author="Stefano Florio" w:date="2019-01-20T22:30:00Z">
        <w:r w:rsidDel="00C902A8">
          <w:rPr>
            <w:rFonts w:ascii="Calibri" w:hAnsi="Calibri" w:cs="Calibri"/>
            <w:b/>
            <w:lang w:val="en-GB"/>
          </w:rPr>
          <w:delText>21</w:delText>
        </w:r>
      </w:del>
      <w:r w:rsidRPr="00F9729A">
        <w:rPr>
          <w:rFonts w:ascii="Calibri" w:hAnsi="Calibri" w:cs="Calibri"/>
          <w:lang w:val="en-GB"/>
        </w:rPr>
        <w:t xml:space="preserve"> </w:t>
      </w:r>
    </w:p>
    <w:p w:rsidR="0042545D" w:rsidRPr="00F9729A" w:rsidRDefault="0042545D" w:rsidP="0042545D">
      <w:pPr>
        <w:autoSpaceDE w:val="0"/>
        <w:autoSpaceDN w:val="0"/>
        <w:adjustRightInd w:val="0"/>
        <w:jc w:val="right"/>
        <w:rPr>
          <w:rFonts w:ascii="Calibri" w:hAnsi="Calibri" w:cs="Calibri"/>
          <w:lang w:val="en-GB"/>
        </w:rPr>
      </w:pPr>
      <w:r w:rsidRPr="00F9729A">
        <w:rPr>
          <w:rFonts w:ascii="Calibri" w:hAnsi="Calibri" w:cs="Calibri"/>
          <w:b/>
          <w:bCs/>
          <w:lang w:val="en-GB"/>
        </w:rPr>
        <w:t>G. Effort Recording</w:t>
      </w:r>
      <w:r w:rsidRPr="0042545D">
        <w:rPr>
          <w:rFonts w:ascii="Calibri" w:hAnsi="Calibri" w:cs="Calibri"/>
          <w:b/>
          <w:lang w:val="en-GB"/>
        </w:rPr>
        <w:t>…………………………………………………………………………………………</w:t>
      </w:r>
      <w:r>
        <w:rPr>
          <w:rFonts w:ascii="Calibri" w:hAnsi="Calibri" w:cs="Calibri"/>
          <w:b/>
          <w:lang w:val="en-GB"/>
        </w:rPr>
        <w:t>…</w:t>
      </w:r>
      <w:proofErr w:type="gramStart"/>
      <w:r>
        <w:rPr>
          <w:rFonts w:ascii="Calibri" w:hAnsi="Calibri" w:cs="Calibri"/>
          <w:b/>
          <w:lang w:val="en-GB"/>
        </w:rPr>
        <w:t>…..</w:t>
      </w:r>
      <w:proofErr w:type="gramEnd"/>
      <w:r w:rsidRPr="0042545D">
        <w:rPr>
          <w:rFonts w:ascii="Calibri" w:hAnsi="Calibri" w:cs="Calibri"/>
          <w:b/>
          <w:lang w:val="en-GB"/>
        </w:rPr>
        <w:t>2</w:t>
      </w:r>
      <w:ins w:id="33" w:author="Stefano Florio" w:date="2019-01-20T22:30:00Z">
        <w:r w:rsidR="00C902A8">
          <w:rPr>
            <w:rFonts w:ascii="Calibri" w:hAnsi="Calibri" w:cs="Calibri"/>
            <w:b/>
            <w:lang w:val="en-GB"/>
          </w:rPr>
          <w:t>7</w:t>
        </w:r>
      </w:ins>
      <w:del w:id="34" w:author="Stefano Florio" w:date="2019-01-20T22:30:00Z">
        <w:r w:rsidR="00C242BA" w:rsidDel="00C902A8">
          <w:rPr>
            <w:rFonts w:ascii="Calibri" w:hAnsi="Calibri" w:cs="Calibri"/>
            <w:b/>
            <w:lang w:val="en-GB"/>
          </w:rPr>
          <w:delText>2</w:delText>
        </w:r>
      </w:del>
    </w:p>
    <w:p w:rsidR="0042545D" w:rsidRDefault="0042545D" w:rsidP="0042545D">
      <w:pPr>
        <w:autoSpaceDE w:val="0"/>
        <w:autoSpaceDN w:val="0"/>
        <w:adjustRightInd w:val="0"/>
        <w:jc w:val="right"/>
        <w:rPr>
          <w:ins w:id="35" w:author="Stefano Florio" w:date="2019-01-20T22:30:00Z"/>
          <w:rFonts w:ascii="Calibri" w:hAnsi="Calibri" w:cs="Calibri"/>
          <w:lang w:val="en-GB"/>
        </w:rPr>
      </w:pPr>
      <w:r w:rsidRPr="00F9729A">
        <w:rPr>
          <w:rFonts w:ascii="Calibri" w:hAnsi="Calibri" w:cs="Calibri"/>
          <w:lang w:val="en-GB"/>
        </w:rPr>
        <w:t xml:space="preserve">     PERT…………………………………………………………………………………………………………</w:t>
      </w:r>
      <w:r>
        <w:rPr>
          <w:rFonts w:ascii="Calibri" w:hAnsi="Calibri" w:cs="Calibri"/>
          <w:lang w:val="en-GB"/>
        </w:rPr>
        <w:t>…….</w:t>
      </w:r>
      <w:r w:rsidRPr="00F9729A">
        <w:rPr>
          <w:rFonts w:ascii="Calibri" w:hAnsi="Calibri" w:cs="Calibri"/>
          <w:lang w:val="en-GB"/>
        </w:rPr>
        <w:t>2</w:t>
      </w:r>
      <w:ins w:id="36" w:author="Stefano Florio" w:date="2019-01-20T22:30:00Z">
        <w:r w:rsidR="00C902A8">
          <w:rPr>
            <w:rFonts w:ascii="Calibri" w:hAnsi="Calibri" w:cs="Calibri"/>
            <w:lang w:val="en-GB"/>
          </w:rPr>
          <w:t>7</w:t>
        </w:r>
      </w:ins>
      <w:del w:id="37" w:author="Stefano Florio" w:date="2019-01-20T22:30:00Z">
        <w:r w:rsidR="00C242BA" w:rsidDel="00C902A8">
          <w:rPr>
            <w:rFonts w:ascii="Calibri" w:hAnsi="Calibri" w:cs="Calibri"/>
            <w:lang w:val="en-GB"/>
          </w:rPr>
          <w:delText>2</w:delText>
        </w:r>
      </w:del>
    </w:p>
    <w:p w:rsidR="00C902A8" w:rsidRDefault="00C902A8" w:rsidP="0042545D">
      <w:pPr>
        <w:autoSpaceDE w:val="0"/>
        <w:autoSpaceDN w:val="0"/>
        <w:adjustRightInd w:val="0"/>
        <w:jc w:val="right"/>
        <w:rPr>
          <w:ins w:id="38" w:author="Stefano Florio" w:date="2019-01-20T22:31:00Z"/>
          <w:rFonts w:ascii="Calibri" w:hAnsi="Calibri" w:cs="Calibri"/>
          <w:lang w:val="en-GB"/>
        </w:rPr>
      </w:pPr>
      <w:ins w:id="39" w:author="Stefano Florio" w:date="2019-01-20T22:31:00Z">
        <w:r>
          <w:rPr>
            <w:rFonts w:ascii="Calibri" w:hAnsi="Calibri" w:cs="Calibri"/>
            <w:lang w:val="en-GB"/>
          </w:rPr>
          <w:t>Summary Statistics…………………………………………………………………………………………27</w:t>
        </w:r>
      </w:ins>
    </w:p>
    <w:p w:rsidR="00C902A8" w:rsidRPr="00F9729A" w:rsidRDefault="00C902A8" w:rsidP="0042545D">
      <w:pPr>
        <w:autoSpaceDE w:val="0"/>
        <w:autoSpaceDN w:val="0"/>
        <w:adjustRightInd w:val="0"/>
        <w:jc w:val="right"/>
        <w:rPr>
          <w:rFonts w:ascii="Calibri" w:hAnsi="Calibri" w:cs="Calibri"/>
          <w:lang w:val="en-GB"/>
        </w:rPr>
      </w:pPr>
      <w:ins w:id="40" w:author="Stefano Florio" w:date="2019-01-20T22:31:00Z">
        <w:r w:rsidRPr="00C902A8">
          <w:rPr>
            <w:rFonts w:ascii="Calibri" w:hAnsi="Calibri" w:cs="Calibri"/>
            <w:b/>
            <w:lang w:val="en-GB"/>
            <w:rPrChange w:id="41" w:author="Stefano Florio" w:date="2019-01-20T22:32:00Z">
              <w:rPr>
                <w:rFonts w:ascii="Calibri" w:hAnsi="Calibri" w:cs="Calibri"/>
                <w:lang w:val="en-GB"/>
              </w:rPr>
            </w:rPrChange>
          </w:rPr>
          <w:t>H. Appendi</w:t>
        </w:r>
      </w:ins>
      <w:ins w:id="42" w:author="Stefano Florio" w:date="2019-01-20T22:32:00Z">
        <w:r w:rsidRPr="00C902A8">
          <w:rPr>
            <w:rFonts w:ascii="Calibri" w:hAnsi="Calibri" w:cs="Calibri"/>
            <w:b/>
            <w:lang w:val="en-GB"/>
            <w:rPrChange w:id="43" w:author="Stefano Florio" w:date="2019-01-20T22:32:00Z">
              <w:rPr>
                <w:rFonts w:ascii="Calibri" w:hAnsi="Calibri" w:cs="Calibri"/>
                <w:lang w:val="en-GB"/>
              </w:rPr>
            </w:rPrChange>
          </w:rPr>
          <w:t>x Code</w:t>
        </w:r>
        <w:r>
          <w:rPr>
            <w:rFonts w:ascii="Calibri" w:hAnsi="Calibri" w:cs="Calibri"/>
            <w:lang w:val="en-GB"/>
          </w:rPr>
          <w:t>…………………………………………………………………………………………………….28</w:t>
        </w:r>
      </w:ins>
    </w:p>
    <w:p w:rsidR="0042545D" w:rsidRPr="00F9729A" w:rsidRDefault="0042545D" w:rsidP="0042545D">
      <w:pPr>
        <w:autoSpaceDE w:val="0"/>
        <w:autoSpaceDN w:val="0"/>
        <w:adjustRightInd w:val="0"/>
        <w:jc w:val="right"/>
        <w:rPr>
          <w:rFonts w:ascii="Calibri" w:hAnsi="Calibri" w:cs="Calibri"/>
          <w:lang w:val="en-GB"/>
        </w:rPr>
      </w:pPr>
      <w:r w:rsidRPr="00F9729A">
        <w:rPr>
          <w:rFonts w:ascii="Calibri" w:hAnsi="Calibri" w:cs="Calibri"/>
          <w:lang w:val="en-GB"/>
        </w:rPr>
        <w:t xml:space="preserve">  </w:t>
      </w:r>
    </w:p>
    <w:p w:rsidR="0042545D" w:rsidRPr="00F9729A" w:rsidRDefault="0042545D" w:rsidP="0042545D">
      <w:pPr>
        <w:autoSpaceDE w:val="0"/>
        <w:autoSpaceDN w:val="0"/>
        <w:adjustRightInd w:val="0"/>
        <w:jc w:val="center"/>
        <w:rPr>
          <w:rFonts w:ascii="Cambria" w:hAnsi="Cambria" w:cs="Cambria"/>
          <w:color w:val="FF0000"/>
          <w:spacing w:val="5"/>
          <w:kern w:val="28"/>
          <w:lang w:val="en-GB"/>
        </w:rPr>
      </w:pPr>
    </w:p>
    <w:p w:rsidR="00900B3C" w:rsidRPr="00E23C26" w:rsidRDefault="00900B3C" w:rsidP="0047226A">
      <w:pPr>
        <w:jc w:val="center"/>
        <w:rPr>
          <w:rFonts w:ascii="Cambria" w:hAnsi="Cambria"/>
          <w:noProof/>
          <w:color w:val="FF0000"/>
          <w:spacing w:val="5"/>
          <w:kern w:val="28"/>
          <w:sz w:val="52"/>
          <w:szCs w:val="52"/>
          <w:lang w:val="en-GB"/>
        </w:rPr>
      </w:pPr>
    </w:p>
    <w:p w:rsidR="00E75697" w:rsidRPr="00E23C26" w:rsidRDefault="00E75697" w:rsidP="0047226A">
      <w:pPr>
        <w:jc w:val="center"/>
        <w:rPr>
          <w:rFonts w:ascii="Cambria" w:hAnsi="Cambria"/>
          <w:noProof/>
          <w:color w:val="17365D"/>
          <w:spacing w:val="5"/>
          <w:kern w:val="28"/>
          <w:sz w:val="52"/>
          <w:szCs w:val="52"/>
          <w:lang w:val="en-GB"/>
        </w:rPr>
      </w:pPr>
    </w:p>
    <w:p w:rsidR="0047226A" w:rsidRDefault="00E75697" w:rsidP="00342CA3">
      <w:pPr>
        <w:jc w:val="center"/>
        <w:rPr>
          <w:rFonts w:ascii="Cambria" w:hAnsi="Cambria"/>
          <w:noProof/>
          <w:color w:val="17365D"/>
          <w:spacing w:val="5"/>
          <w:kern w:val="28"/>
          <w:sz w:val="52"/>
          <w:szCs w:val="52"/>
        </w:rPr>
      </w:pPr>
      <w:r w:rsidRPr="0042545D">
        <w:rPr>
          <w:rFonts w:ascii="Cambria" w:hAnsi="Cambria"/>
          <w:noProof/>
          <w:color w:val="17365D"/>
          <w:spacing w:val="5"/>
          <w:kern w:val="28"/>
          <w:sz w:val="52"/>
          <w:szCs w:val="52"/>
          <w:lang w:val="en-GB"/>
        </w:rPr>
        <w:br w:type="page"/>
      </w:r>
      <w:r w:rsidR="0047226A" w:rsidRPr="0047226A">
        <w:rPr>
          <w:rFonts w:ascii="Cambria" w:hAnsi="Cambria"/>
          <w:noProof/>
          <w:color w:val="17365D"/>
          <w:spacing w:val="5"/>
          <w:kern w:val="28"/>
          <w:sz w:val="52"/>
          <w:szCs w:val="52"/>
        </w:rPr>
        <w:lastRenderedPageBreak/>
        <w:t>List of Challenging/Risky Requirements or Tasks</w:t>
      </w:r>
    </w:p>
    <w:p w:rsidR="00FC3499" w:rsidRDefault="00FC3499" w:rsidP="0047226A">
      <w:pPr>
        <w:jc w:val="both"/>
      </w:pPr>
    </w:p>
    <w:p w:rsidR="00E60483" w:rsidDel="00006B80" w:rsidRDefault="00E60483" w:rsidP="0047226A">
      <w:pPr>
        <w:jc w:val="both"/>
        <w:rPr>
          <w:del w:id="44" w:author="Stefano Florio" w:date="2019-01-20T18:36:00Z"/>
        </w:rPr>
      </w:pPr>
    </w:p>
    <w:p w:rsidR="00E60483" w:rsidDel="00006B80" w:rsidRDefault="00E60483" w:rsidP="0047226A">
      <w:pPr>
        <w:jc w:val="both"/>
        <w:rPr>
          <w:del w:id="45" w:author="Stefano Florio" w:date="2019-01-20T18:36:00Z"/>
        </w:rPr>
      </w:pPr>
    </w:p>
    <w:p w:rsidR="00900B3C" w:rsidDel="00006B80" w:rsidRDefault="00900B3C" w:rsidP="0047226A">
      <w:pPr>
        <w:jc w:val="both"/>
        <w:rPr>
          <w:del w:id="46" w:author="Stefano Florio" w:date="2019-01-20T18:36:00Z"/>
        </w:rPr>
      </w:pPr>
    </w:p>
    <w:p w:rsidR="0047226A" w:rsidRDefault="0047226A" w:rsidP="0047226A">
      <w:pPr>
        <w:jc w:val="both"/>
      </w:pPr>
    </w:p>
    <w:tbl>
      <w:tblPr>
        <w:tblW w:w="9465" w:type="dxa"/>
        <w:tblInd w:w="-8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60"/>
        <w:gridCol w:w="1425"/>
        <w:gridCol w:w="1410"/>
        <w:gridCol w:w="4470"/>
        <w:tblGridChange w:id="47">
          <w:tblGrid>
            <w:gridCol w:w="400"/>
            <w:gridCol w:w="1760"/>
            <w:gridCol w:w="400"/>
            <w:gridCol w:w="1025"/>
            <w:gridCol w:w="400"/>
            <w:gridCol w:w="1010"/>
            <w:gridCol w:w="400"/>
            <w:gridCol w:w="4070"/>
            <w:gridCol w:w="400"/>
          </w:tblGrid>
        </w:tblGridChange>
      </w:tblGrid>
      <w:tr w:rsidR="0047226A" w:rsidTr="00806137">
        <w:tc>
          <w:tcPr>
            <w:tcW w:w="21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7226A" w:rsidRPr="0047226A" w:rsidRDefault="0047226A" w:rsidP="0047226A">
            <w:pPr>
              <w:jc w:val="center"/>
              <w:rPr>
                <w:rFonts w:ascii="Arial" w:hAnsi="Arial" w:cs="Arial"/>
                <w:b/>
              </w:rPr>
            </w:pPr>
            <w:r w:rsidRPr="0047226A">
              <w:rPr>
                <w:rFonts w:ascii="Arial" w:hAnsi="Arial" w:cs="Arial"/>
                <w:b/>
              </w:rPr>
              <w:t>Challenging Task</w:t>
            </w:r>
          </w:p>
        </w:tc>
        <w:tc>
          <w:tcPr>
            <w:tcW w:w="14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7226A" w:rsidRPr="0047226A" w:rsidRDefault="0047226A" w:rsidP="0047226A">
            <w:pPr>
              <w:jc w:val="center"/>
              <w:rPr>
                <w:rFonts w:ascii="Arial" w:hAnsi="Arial" w:cs="Arial"/>
                <w:b/>
              </w:rPr>
            </w:pPr>
            <w:r w:rsidRPr="0047226A">
              <w:rPr>
                <w:rFonts w:ascii="Arial" w:hAnsi="Arial" w:cs="Arial"/>
                <w:b/>
              </w:rPr>
              <w:t>Date the task is identified</w:t>
            </w:r>
          </w:p>
        </w:tc>
        <w:tc>
          <w:tcPr>
            <w:tcW w:w="14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7226A" w:rsidRPr="0047226A" w:rsidRDefault="0047226A" w:rsidP="0047226A">
            <w:pPr>
              <w:jc w:val="center"/>
              <w:rPr>
                <w:rFonts w:ascii="Arial" w:hAnsi="Arial" w:cs="Arial"/>
                <w:b/>
              </w:rPr>
            </w:pPr>
            <w:r w:rsidRPr="0047226A">
              <w:rPr>
                <w:rFonts w:ascii="Arial" w:hAnsi="Arial" w:cs="Arial"/>
                <w:b/>
              </w:rPr>
              <w:t>Date the challenge is resolved</w:t>
            </w:r>
          </w:p>
        </w:tc>
        <w:tc>
          <w:tcPr>
            <w:tcW w:w="4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7226A" w:rsidRPr="0047226A" w:rsidRDefault="0047226A" w:rsidP="0047226A">
            <w:pPr>
              <w:jc w:val="center"/>
              <w:rPr>
                <w:rFonts w:ascii="Arial" w:hAnsi="Arial" w:cs="Arial"/>
                <w:b/>
              </w:rPr>
            </w:pPr>
            <w:r w:rsidRPr="0047226A">
              <w:rPr>
                <w:rFonts w:ascii="Arial" w:hAnsi="Arial" w:cs="Arial"/>
                <w:b/>
              </w:rPr>
              <w:t>Explanation on how the challenge has been managed</w:t>
            </w:r>
          </w:p>
        </w:tc>
      </w:tr>
      <w:tr w:rsidR="00806137" w:rsidRPr="00215746" w:rsidTr="00806137">
        <w:tc>
          <w:tcPr>
            <w:tcW w:w="21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806137" w:rsidRPr="00CA1F25" w:rsidRDefault="00806137" w:rsidP="00806137">
            <w:pPr>
              <w:rPr>
                <w:lang w:val="it-IT"/>
              </w:rPr>
            </w:pPr>
            <w:del w:id="48" w:author="Enrico Monte" w:date="2019-01-20T11:51:00Z">
              <w:r w:rsidRPr="00CA1F25" w:rsidDel="00F301C0">
                <w:rPr>
                  <w:lang w:val="it-IT"/>
                </w:rPr>
                <w:delText>S</w:delText>
              </w:r>
              <w:r w:rsidR="00DB15C0" w:rsidDel="00F301C0">
                <w:rPr>
                  <w:lang w:val="it-IT"/>
                </w:rPr>
                <w:delText>uddivisione utenza nel Database</w:delText>
              </w:r>
            </w:del>
            <w:ins w:id="49" w:author="Enrico Monte" w:date="2019-01-20T11:51:00Z">
              <w:del w:id="50" w:author="Stefano Florio" w:date="2019-01-20T18:32:00Z">
                <w:r w:rsidR="00F301C0" w:rsidDel="00006B80">
                  <w:rPr>
                    <w:lang w:val="it-IT"/>
                  </w:rPr>
                  <w:delText>Gestire 1</w:delText>
                </w:r>
              </w:del>
            </w:ins>
            <w:ins w:id="51" w:author="Enrico Monte" w:date="2019-01-20T11:52:00Z">
              <w:del w:id="52" w:author="Stefano Florio" w:date="2019-01-20T18:32:00Z">
                <w:r w:rsidR="00F301C0" w:rsidDel="00006B80">
                  <w:rPr>
                    <w:lang w:val="it-IT"/>
                  </w:rPr>
                  <w:delText>50.000 sensori</w:delText>
                </w:r>
              </w:del>
            </w:ins>
            <w:ins w:id="53" w:author="Enrico Monte" w:date="2019-01-20T18:16:00Z">
              <w:del w:id="54" w:author="Stefano Florio" w:date="2019-01-20T18:32:00Z">
                <w:r w:rsidR="008D1070" w:rsidDel="00006B80">
                  <w:rPr>
                    <w:lang w:val="it-IT"/>
                  </w:rPr>
                  <w:delText xml:space="preserve"> nel database</w:delText>
                </w:r>
              </w:del>
            </w:ins>
            <w:ins w:id="55" w:author="Enrico Monte" w:date="2019-01-20T11:52:00Z">
              <w:del w:id="56" w:author="Stefano Florio" w:date="2019-01-20T18:32:00Z">
                <w:r w:rsidR="00F301C0" w:rsidDel="00006B80">
                  <w:rPr>
                    <w:lang w:val="it-IT"/>
                  </w:rPr>
                  <w:delText>.</w:delText>
                </w:r>
              </w:del>
            </w:ins>
            <w:ins w:id="57" w:author="Stefano Florio" w:date="2019-01-20T18:32:00Z">
              <w:r w:rsidR="00006B80">
                <w:rPr>
                  <w:lang w:val="it-IT"/>
                </w:rPr>
                <w:t xml:space="preserve">Ottimizzare il sistema </w:t>
              </w:r>
              <w:proofErr w:type="spellStart"/>
              <w:r w:rsidR="00006B80">
                <w:rPr>
                  <w:lang w:val="it-IT"/>
                </w:rPr>
                <w:t>ffinchè</w:t>
              </w:r>
              <w:proofErr w:type="spellEnd"/>
              <w:r w:rsidR="00006B80">
                <w:rPr>
                  <w:lang w:val="it-IT"/>
                </w:rPr>
                <w:t xml:space="preserve"> riesca a gestire almeno 150.000 valori rilevati dai sensori al minuto.</w:t>
              </w:r>
            </w:ins>
          </w:p>
        </w:tc>
        <w:tc>
          <w:tcPr>
            <w:tcW w:w="14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806137" w:rsidRPr="005042E7" w:rsidRDefault="00806137" w:rsidP="00806137">
            <w:del w:id="58" w:author="Enrico Monte" w:date="2019-01-20T11:54:00Z">
              <w:r w:rsidRPr="005042E7" w:rsidDel="00F301C0">
                <w:delText>7/12/2018</w:delText>
              </w:r>
            </w:del>
            <w:ins w:id="59" w:author="Enrico Monte" w:date="2019-01-20T11:58:00Z">
              <w:r w:rsidR="00F301C0">
                <w:t>01</w:t>
              </w:r>
            </w:ins>
            <w:ins w:id="60" w:author="Enrico Monte" w:date="2019-01-20T11:54:00Z">
              <w:r w:rsidR="00F301C0">
                <w:t>/01/2019</w:t>
              </w:r>
            </w:ins>
          </w:p>
        </w:tc>
        <w:tc>
          <w:tcPr>
            <w:tcW w:w="14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806137" w:rsidRPr="0047226A" w:rsidRDefault="00806137" w:rsidP="00806137">
            <w:pPr>
              <w:rPr>
                <w:rFonts w:ascii="Arial" w:hAnsi="Arial" w:cs="Arial"/>
                <w:b/>
              </w:rPr>
            </w:pPr>
            <w:del w:id="61" w:author="Enrico Monte" w:date="2019-01-20T11:58:00Z">
              <w:r w:rsidRPr="005042E7" w:rsidDel="00F301C0">
                <w:delText>7/12/2018</w:delText>
              </w:r>
            </w:del>
            <w:ins w:id="62" w:author="Enrico Monte" w:date="2019-01-20T11:58:00Z">
              <w:r w:rsidR="00F301C0">
                <w:t>14/01/2019</w:t>
              </w:r>
            </w:ins>
          </w:p>
        </w:tc>
        <w:tc>
          <w:tcPr>
            <w:tcW w:w="4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806137" w:rsidRPr="00382C94" w:rsidRDefault="00F301C0">
            <w:pPr>
              <w:rPr>
                <w:lang w:val="it-IT"/>
              </w:rPr>
              <w:pPrChange w:id="63" w:author="Enrico Monte" w:date="2019-01-20T11:59:00Z">
                <w:pPr>
                  <w:jc w:val="center"/>
                </w:pPr>
              </w:pPrChange>
            </w:pPr>
            <w:ins w:id="64" w:author="Enrico Monte" w:date="2019-01-20T11:59:00Z">
              <w:r>
                <w:rPr>
                  <w:lang w:val="it-IT"/>
                </w:rPr>
                <w:t>Abbiamo creato uno script</w:t>
              </w:r>
            </w:ins>
            <w:ins w:id="65" w:author="Enrico Monte" w:date="2019-01-20T12:00:00Z">
              <w:r>
                <w:rPr>
                  <w:lang w:val="it-IT"/>
                </w:rPr>
                <w:t xml:space="preserve"> in java che</w:t>
              </w:r>
            </w:ins>
            <w:ins w:id="66" w:author="Enrico Monte" w:date="2019-01-20T12:01:00Z">
              <w:r>
                <w:rPr>
                  <w:lang w:val="it-IT"/>
                </w:rPr>
                <w:t xml:space="preserve"> una volta avviato</w:t>
              </w:r>
            </w:ins>
            <w:ins w:id="67" w:author="Enrico Monte" w:date="2019-01-20T12:00:00Z">
              <w:r>
                <w:rPr>
                  <w:lang w:val="it-IT"/>
                </w:rPr>
                <w:t xml:space="preserve"> esegue l’inserimento di tutti i campi nel database, compresi 150.000 sensori.</w:t>
              </w:r>
            </w:ins>
            <w:ins w:id="68" w:author="Enrico Monte" w:date="2019-01-20T12:01:00Z">
              <w:r>
                <w:rPr>
                  <w:lang w:val="it-IT"/>
                </w:rPr>
                <w:t xml:space="preserve"> Inoltre per </w:t>
              </w:r>
              <w:r w:rsidR="005170E5">
                <w:rPr>
                  <w:lang w:val="it-IT"/>
                </w:rPr>
                <w:t>aggiornare il valore rilevato da ogni s</w:t>
              </w:r>
            </w:ins>
            <w:ins w:id="69" w:author="Enrico Monte" w:date="2019-01-20T12:02:00Z">
              <w:r w:rsidR="005170E5">
                <w:rPr>
                  <w:lang w:val="it-IT"/>
                </w:rPr>
                <w:t xml:space="preserve">ensore, abbiamo creato un </w:t>
              </w:r>
            </w:ins>
            <w:ins w:id="70" w:author="Stefano Florio" w:date="2019-01-20T18:33:00Z">
              <w:r w:rsidR="00006B80">
                <w:rPr>
                  <w:lang w:val="it-IT"/>
                </w:rPr>
                <w:t xml:space="preserve">eseguibile il quale crea un </w:t>
              </w:r>
            </w:ins>
            <w:proofErr w:type="spellStart"/>
            <w:ins w:id="71" w:author="Enrico Monte" w:date="2019-01-20T12:02:00Z">
              <w:r w:rsidR="005170E5">
                <w:rPr>
                  <w:lang w:val="it-IT"/>
                </w:rPr>
                <w:t>thread</w:t>
              </w:r>
              <w:proofErr w:type="spellEnd"/>
              <w:r w:rsidR="005170E5">
                <w:rPr>
                  <w:lang w:val="it-IT"/>
                </w:rPr>
                <w:t xml:space="preserve"> </w:t>
              </w:r>
            </w:ins>
            <w:ins w:id="72" w:author="Enrico Monte" w:date="2019-01-20T12:03:00Z">
              <w:r w:rsidR="005170E5">
                <w:rPr>
                  <w:lang w:val="it-IT"/>
                </w:rPr>
                <w:t>per o</w:t>
              </w:r>
              <w:del w:id="73" w:author="Stefano Florio" w:date="2019-01-20T18:33:00Z">
                <w:r w:rsidR="005170E5" w:rsidDel="00006B80">
                  <w:rPr>
                    <w:lang w:val="it-IT"/>
                  </w:rPr>
                  <w:delText>gnuno</w:delText>
                </w:r>
              </w:del>
            </w:ins>
            <w:ins w:id="74" w:author="Stefano Florio" w:date="2019-01-20T18:33:00Z">
              <w:r w:rsidR="00006B80">
                <w:rPr>
                  <w:lang w:val="it-IT"/>
                </w:rPr>
                <w:t>gni sensore</w:t>
              </w:r>
            </w:ins>
            <w:ins w:id="75" w:author="Enrico Monte" w:date="2019-01-20T12:04:00Z">
              <w:del w:id="76" w:author="Stefano Florio" w:date="2019-01-20T18:34:00Z">
                <w:r w:rsidR="005170E5" w:rsidDel="00006B80">
                  <w:rPr>
                    <w:lang w:val="it-IT"/>
                  </w:rPr>
                  <w:delText>,</w:delText>
                </w:r>
              </w:del>
            </w:ins>
            <w:ins w:id="77" w:author="Enrico Monte" w:date="2019-01-20T12:03:00Z">
              <w:del w:id="78" w:author="Stefano Florio" w:date="2019-01-20T18:34:00Z">
                <w:r w:rsidR="005170E5" w:rsidDel="00006B80">
                  <w:rPr>
                    <w:lang w:val="it-IT"/>
                  </w:rPr>
                  <w:delText xml:space="preserve"> il quale ricalcola questo valore</w:delText>
                </w:r>
              </w:del>
            </w:ins>
            <w:ins w:id="79" w:author="Enrico Monte" w:date="2019-01-20T12:05:00Z">
              <w:del w:id="80" w:author="Stefano Florio" w:date="2019-01-20T18:34:00Z">
                <w:r w:rsidR="005170E5" w:rsidDel="00006B80">
                  <w:rPr>
                    <w:lang w:val="it-IT"/>
                  </w:rPr>
                  <w:delText xml:space="preserve"> parallelamente </w:delText>
                </w:r>
              </w:del>
            </w:ins>
            <w:ins w:id="81" w:author="Enrico Monte" w:date="2019-01-20T12:06:00Z">
              <w:del w:id="82" w:author="Stefano Florio" w:date="2019-01-20T18:34:00Z">
                <w:r w:rsidR="005170E5" w:rsidDel="00006B80">
                  <w:rPr>
                    <w:lang w:val="it-IT"/>
                  </w:rPr>
                  <w:delText>agli altri,</w:delText>
                </w:r>
              </w:del>
            </w:ins>
            <w:ins w:id="83" w:author="Stefano Florio" w:date="2019-01-20T18:34:00Z">
              <w:r w:rsidR="00006B80">
                <w:rPr>
                  <w:lang w:val="it-IT"/>
                </w:rPr>
                <w:t xml:space="preserve">; ogni </w:t>
              </w:r>
              <w:proofErr w:type="spellStart"/>
              <w:r w:rsidR="00006B80">
                <w:rPr>
                  <w:lang w:val="it-IT"/>
                </w:rPr>
                <w:t>thread</w:t>
              </w:r>
              <w:proofErr w:type="spellEnd"/>
              <w:r w:rsidR="00006B80">
                <w:rPr>
                  <w:lang w:val="it-IT"/>
                </w:rPr>
                <w:t>,</w:t>
              </w:r>
            </w:ins>
            <w:ins w:id="84" w:author="Enrico Monte" w:date="2019-01-20T12:03:00Z">
              <w:r w:rsidR="005170E5">
                <w:rPr>
                  <w:lang w:val="it-IT"/>
                </w:rPr>
                <w:t xml:space="preserve"> a seconda</w:t>
              </w:r>
            </w:ins>
            <w:ins w:id="85" w:author="Enrico Monte" w:date="2019-01-20T12:04:00Z">
              <w:r w:rsidR="005170E5">
                <w:rPr>
                  <w:lang w:val="it-IT"/>
                </w:rPr>
                <w:t xml:space="preserve"> del tipo di sensore</w:t>
              </w:r>
            </w:ins>
            <w:ins w:id="86" w:author="Stefano Florio" w:date="2019-01-20T18:34:00Z">
              <w:r w:rsidR="00006B80">
                <w:rPr>
                  <w:lang w:val="it-IT"/>
                </w:rPr>
                <w:t>, calcolerà un nuovo valore rilevato</w:t>
              </w:r>
            </w:ins>
            <w:ins w:id="87" w:author="Enrico Monte" w:date="2019-01-20T12:06:00Z">
              <w:del w:id="88" w:author="Stefano Florio" w:date="2019-01-20T18:34:00Z">
                <w:r w:rsidR="005170E5" w:rsidDel="00006B80">
                  <w:rPr>
                    <w:lang w:val="it-IT"/>
                  </w:rPr>
                  <w:delText xml:space="preserve"> e</w:delText>
                </w:r>
              </w:del>
            </w:ins>
            <w:ins w:id="89" w:author="Enrico Monte" w:date="2019-01-20T12:04:00Z">
              <w:r w:rsidR="005170E5">
                <w:rPr>
                  <w:lang w:val="it-IT"/>
                </w:rPr>
                <w:t xml:space="preserve"> </w:t>
              </w:r>
            </w:ins>
            <w:ins w:id="90" w:author="Enrico Monte" w:date="2019-01-20T12:05:00Z">
              <w:r w:rsidR="005170E5">
                <w:rPr>
                  <w:lang w:val="it-IT"/>
                </w:rPr>
                <w:t>ad intervalli predefiniti</w:t>
              </w:r>
            </w:ins>
            <w:ins w:id="91" w:author="Enrico Monte" w:date="2019-01-20T18:18:00Z">
              <w:r w:rsidR="00454D8A">
                <w:rPr>
                  <w:lang w:val="it-IT"/>
                </w:rPr>
                <w:t xml:space="preserve">. </w:t>
              </w:r>
              <w:del w:id="92" w:author="Stefano Florio" w:date="2019-01-20T18:34:00Z">
                <w:r w:rsidR="00454D8A" w:rsidDel="00006B80">
                  <w:rPr>
                    <w:lang w:val="it-IT"/>
                  </w:rPr>
                  <w:delText xml:space="preserve">Infine </w:delText>
                </w:r>
              </w:del>
            </w:ins>
            <w:ins w:id="93" w:author="Enrico Monte" w:date="2019-01-20T18:17:00Z">
              <w:del w:id="94" w:author="Stefano Florio" w:date="2019-01-20T18:34:00Z">
                <w:r w:rsidR="00454D8A" w:rsidDel="00006B80">
                  <w:rPr>
                    <w:lang w:val="it-IT"/>
                  </w:rPr>
                  <w:delText>lo inserisce nel DB</w:delText>
                </w:r>
              </w:del>
            </w:ins>
            <w:ins w:id="95" w:author="Enrico Monte" w:date="2019-01-20T12:05:00Z">
              <w:del w:id="96" w:author="Stefano Florio" w:date="2019-01-20T18:34:00Z">
                <w:r w:rsidR="005170E5" w:rsidDel="00006B80">
                  <w:rPr>
                    <w:lang w:val="it-IT"/>
                  </w:rPr>
                  <w:delText>.</w:delText>
                </w:r>
              </w:del>
            </w:ins>
            <w:del w:id="97" w:author="Enrico Monte" w:date="2019-01-20T11:58:00Z">
              <w:r w:rsidR="00DB15C0" w:rsidRPr="00382C94" w:rsidDel="00F301C0">
                <w:rPr>
                  <w:lang w:val="it-IT"/>
                </w:rPr>
                <w:delText xml:space="preserve">Si è deciso </w:delText>
              </w:r>
              <w:r w:rsidR="004318C3" w:rsidRPr="00382C94" w:rsidDel="00F301C0">
                <w:rPr>
                  <w:lang w:val="it-IT"/>
                </w:rPr>
                <w:delText>di</w:delText>
              </w:r>
              <w:r w:rsidR="00DB15C0" w:rsidRPr="00382C94" w:rsidDel="00F301C0">
                <w:rPr>
                  <w:lang w:val="it-IT"/>
                </w:rPr>
                <w:delText xml:space="preserve"> rappresentare l’intera utenza attraverso una unica entità</w:delText>
              </w:r>
              <w:r w:rsidR="004318C3" w:rsidRPr="00382C94" w:rsidDel="00F301C0">
                <w:rPr>
                  <w:lang w:val="it-IT"/>
                </w:rPr>
                <w:delText xml:space="preserve"> “Utente”. Ogni utente ha, all’interno della tabella stessa, un attributo “tipo”, come ad esempio “gestore zona” o “gestore di edifcio”, che ne determina il ruolo all’interno del Sistema. </w:delText>
              </w:r>
            </w:del>
          </w:p>
        </w:tc>
      </w:tr>
      <w:tr w:rsidR="00F301C0" w:rsidRPr="00215746" w:rsidTr="005170E5">
        <w:tblPrEx>
          <w:tblW w:w="9465" w:type="dxa"/>
          <w:tblInd w:w="-85" w:type="dxa"/>
          <w:tblLayout w:type="fixed"/>
          <w:tblCellMar>
            <w:left w:w="0" w:type="dxa"/>
            <w:right w:w="0" w:type="dxa"/>
          </w:tblCellMar>
          <w:tblLook w:val="0000" w:firstRow="0" w:lastRow="0" w:firstColumn="0" w:lastColumn="0" w:noHBand="0" w:noVBand="0"/>
          <w:tblPrExChange w:id="98" w:author="Enrico Monte" w:date="2019-01-20T12:11:00Z">
            <w:tblPrEx>
              <w:tblW w:w="9465" w:type="dxa"/>
              <w:tblInd w:w="-85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ins w:id="99" w:author="Enrico Monte" w:date="2019-01-20T11:54:00Z"/>
          <w:trPrChange w:id="100" w:author="Enrico Monte" w:date="2019-01-20T12:11:00Z">
            <w:trPr>
              <w:gridBefore w:val="1"/>
            </w:trPr>
          </w:trPrChange>
        </w:trPr>
        <w:tc>
          <w:tcPr>
            <w:tcW w:w="21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PrChange w:id="101" w:author="Enrico Monte" w:date="2019-01-20T12:11:00Z">
              <w:tcPr>
                <w:tcW w:w="2160" w:type="dxa"/>
                <w:gridSpan w:val="2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</w:tcPr>
            </w:tcPrChange>
          </w:tcPr>
          <w:p w:rsidR="00F301C0" w:rsidRPr="00CA1F25" w:rsidDel="00F301C0" w:rsidRDefault="005170E5" w:rsidP="00806137">
            <w:pPr>
              <w:rPr>
                <w:ins w:id="102" w:author="Enrico Monte" w:date="2019-01-20T11:54:00Z"/>
                <w:lang w:val="it-IT"/>
              </w:rPr>
            </w:pPr>
            <w:ins w:id="103" w:author="Enrico Monte" w:date="2019-01-20T12:06:00Z">
              <w:r>
                <w:rPr>
                  <w:lang w:val="it-IT"/>
                </w:rPr>
                <w:t>Stilare un algoritmo per il calcolo della priorità delle anomalie preciso e puntuale</w:t>
              </w:r>
            </w:ins>
            <w:ins w:id="104" w:author="Enrico Monte" w:date="2019-01-20T12:13:00Z">
              <w:r w:rsidR="002F2C04">
                <w:rPr>
                  <w:lang w:val="it-IT"/>
                </w:rPr>
                <w:t>.</w:t>
              </w:r>
            </w:ins>
          </w:p>
        </w:tc>
        <w:tc>
          <w:tcPr>
            <w:tcW w:w="14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 w:themeFill="background1"/>
            <w:tcPrChange w:id="105" w:author="Enrico Monte" w:date="2019-01-20T12:11:00Z">
              <w:tcPr>
                <w:tcW w:w="1425" w:type="dxa"/>
                <w:gridSpan w:val="2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</w:tcPr>
            </w:tcPrChange>
          </w:tcPr>
          <w:p w:rsidR="00F301C0" w:rsidRPr="00F301C0" w:rsidRDefault="002F2C04" w:rsidP="00806137">
            <w:pPr>
              <w:rPr>
                <w:ins w:id="106" w:author="Enrico Monte" w:date="2019-01-20T11:54:00Z"/>
                <w:lang w:val="it-IT"/>
                <w:rPrChange w:id="107" w:author="Enrico Monte" w:date="2019-01-20T12:00:00Z">
                  <w:rPr>
                    <w:ins w:id="108" w:author="Enrico Monte" w:date="2019-01-20T11:54:00Z"/>
                  </w:rPr>
                </w:rPrChange>
              </w:rPr>
            </w:pPr>
            <w:ins w:id="109" w:author="Enrico Monte" w:date="2019-01-20T12:13:00Z">
              <w:r>
                <w:rPr>
                  <w:lang w:val="it-IT"/>
                </w:rPr>
                <w:t>08/01/2019</w:t>
              </w:r>
            </w:ins>
          </w:p>
        </w:tc>
        <w:tc>
          <w:tcPr>
            <w:tcW w:w="14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PrChange w:id="110" w:author="Enrico Monte" w:date="2019-01-20T12:11:00Z">
              <w:tcPr>
                <w:tcW w:w="1410" w:type="dxa"/>
                <w:gridSpan w:val="2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</w:tcPr>
            </w:tcPrChange>
          </w:tcPr>
          <w:p w:rsidR="00F301C0" w:rsidRPr="00F301C0" w:rsidRDefault="002F2C04" w:rsidP="00806137">
            <w:pPr>
              <w:rPr>
                <w:ins w:id="111" w:author="Enrico Monte" w:date="2019-01-20T11:54:00Z"/>
                <w:lang w:val="it-IT"/>
                <w:rPrChange w:id="112" w:author="Enrico Monte" w:date="2019-01-20T12:00:00Z">
                  <w:rPr>
                    <w:ins w:id="113" w:author="Enrico Monte" w:date="2019-01-20T11:54:00Z"/>
                  </w:rPr>
                </w:rPrChange>
              </w:rPr>
            </w:pPr>
            <w:ins w:id="114" w:author="Enrico Monte" w:date="2019-01-20T12:13:00Z">
              <w:r>
                <w:rPr>
                  <w:lang w:val="it-IT"/>
                </w:rPr>
                <w:t>17/01/2019</w:t>
              </w:r>
            </w:ins>
          </w:p>
        </w:tc>
        <w:tc>
          <w:tcPr>
            <w:tcW w:w="4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 w:themeFill="background1"/>
            <w:tcPrChange w:id="115" w:author="Enrico Monte" w:date="2019-01-20T12:11:00Z">
              <w:tcPr>
                <w:tcW w:w="4470" w:type="dxa"/>
                <w:gridSpan w:val="2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</w:tcPr>
            </w:tcPrChange>
          </w:tcPr>
          <w:p w:rsidR="00F301C0" w:rsidRPr="00382C94" w:rsidRDefault="00C00DDC">
            <w:pPr>
              <w:rPr>
                <w:ins w:id="116" w:author="Enrico Monte" w:date="2019-01-20T11:54:00Z"/>
                <w:lang w:val="it-IT"/>
              </w:rPr>
              <w:pPrChange w:id="117" w:author="Enrico Monte" w:date="2019-01-20T12:11:00Z">
                <w:pPr>
                  <w:jc w:val="center"/>
                </w:pPr>
              </w:pPrChange>
            </w:pPr>
            <w:ins w:id="118" w:author="Enrico Monte" w:date="2019-01-20T12:30:00Z">
              <w:r>
                <w:rPr>
                  <w:lang w:val="it-IT"/>
                </w:rPr>
                <w:t>Abbiamo realizzato un algoritmo</w:t>
              </w:r>
            </w:ins>
            <w:ins w:id="119" w:author="Enrico Monte" w:date="2019-01-20T18:19:00Z">
              <w:r w:rsidR="00454D8A">
                <w:rPr>
                  <w:lang w:val="it-IT"/>
                </w:rPr>
                <w:t xml:space="preserve"> in java</w:t>
              </w:r>
            </w:ins>
            <w:ins w:id="120" w:author="Enrico Monte" w:date="2019-01-20T12:30:00Z">
              <w:r>
                <w:rPr>
                  <w:lang w:val="it-IT"/>
                </w:rPr>
                <w:t xml:space="preserve"> pre</w:t>
              </w:r>
            </w:ins>
            <w:ins w:id="121" w:author="Enrico Monte" w:date="2019-01-20T12:31:00Z">
              <w:r>
                <w:rPr>
                  <w:lang w:val="it-IT"/>
                </w:rPr>
                <w:t>ciso puntuale ed affidabile</w:t>
              </w:r>
            </w:ins>
            <w:ins w:id="122" w:author="Enrico Monte" w:date="2019-01-20T12:30:00Z">
              <w:r>
                <w:rPr>
                  <w:lang w:val="it-IT"/>
                </w:rPr>
                <w:t xml:space="preserve"> che</w:t>
              </w:r>
            </w:ins>
            <w:ins w:id="123" w:author="Enrico Monte" w:date="2019-01-20T12:31:00Z">
              <w:r>
                <w:rPr>
                  <w:lang w:val="it-IT"/>
                </w:rPr>
                <w:t xml:space="preserve"> agisce s</w:t>
              </w:r>
            </w:ins>
            <w:ins w:id="124" w:author="Enrico Monte" w:date="2019-01-20T12:32:00Z">
              <w:r>
                <w:rPr>
                  <w:lang w:val="it-IT"/>
                </w:rPr>
                <w:t>ui sensori della stanza interessata</w:t>
              </w:r>
            </w:ins>
            <w:ins w:id="125" w:author="Enrico Monte" w:date="2019-01-20T12:30:00Z">
              <w:r>
                <w:rPr>
                  <w:lang w:val="it-IT"/>
                </w:rPr>
                <w:t xml:space="preserve"> esegue</w:t>
              </w:r>
            </w:ins>
            <w:ins w:id="126" w:author="Enrico Monte" w:date="2019-01-20T12:32:00Z">
              <w:r>
                <w:rPr>
                  <w:lang w:val="it-IT"/>
                </w:rPr>
                <w:t>ndo</w:t>
              </w:r>
            </w:ins>
            <w:ins w:id="127" w:author="Enrico Monte" w:date="2019-01-20T12:30:00Z">
              <w:r>
                <w:rPr>
                  <w:lang w:val="it-IT"/>
                </w:rPr>
                <w:t xml:space="preserve"> il calcolo della priorità ogni 10 secondi (</w:t>
              </w:r>
              <w:proofErr w:type="spellStart"/>
              <w:r>
                <w:rPr>
                  <w:lang w:val="it-IT"/>
                </w:rPr>
                <w:t>tmin</w:t>
              </w:r>
              <w:proofErr w:type="spellEnd"/>
              <w:r>
                <w:rPr>
                  <w:lang w:val="it-IT"/>
                </w:rPr>
                <w:t>)</w:t>
              </w:r>
            </w:ins>
            <w:ins w:id="128" w:author="Enrico Monte" w:date="2019-01-20T12:32:00Z">
              <w:r>
                <w:rPr>
                  <w:lang w:val="it-IT"/>
                </w:rPr>
                <w:t>, per avere sempre una situazione aggiornata.</w:t>
              </w:r>
            </w:ins>
          </w:p>
        </w:tc>
      </w:tr>
      <w:tr w:rsidR="00F301C0" w:rsidRPr="00215746" w:rsidTr="00806137">
        <w:trPr>
          <w:ins w:id="129" w:author="Enrico Monte" w:date="2019-01-20T11:54:00Z"/>
        </w:trPr>
        <w:tc>
          <w:tcPr>
            <w:tcW w:w="21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F301C0" w:rsidRPr="00CA1F25" w:rsidDel="00F301C0" w:rsidRDefault="005170E5" w:rsidP="00806137">
            <w:pPr>
              <w:rPr>
                <w:ins w:id="130" w:author="Enrico Monte" w:date="2019-01-20T11:54:00Z"/>
                <w:lang w:val="it-IT"/>
              </w:rPr>
            </w:pPr>
            <w:ins w:id="131" w:author="Enrico Monte" w:date="2019-01-20T12:07:00Z">
              <w:r>
                <w:rPr>
                  <w:lang w:val="it-IT"/>
                </w:rPr>
                <w:t>Scegliere un</w:t>
              </w:r>
            </w:ins>
            <w:ins w:id="132" w:author="Enrico Monte" w:date="2019-01-20T12:09:00Z">
              <w:r>
                <w:rPr>
                  <w:lang w:val="it-IT"/>
                </w:rPr>
                <w:t xml:space="preserve"> metodo </w:t>
              </w:r>
            </w:ins>
            <w:ins w:id="133" w:author="Enrico Monte" w:date="2019-01-20T15:43:00Z">
              <w:r w:rsidR="006F2217">
                <w:rPr>
                  <w:lang w:val="it-IT"/>
                </w:rPr>
                <w:t>per implementare</w:t>
              </w:r>
            </w:ins>
            <w:ins w:id="134" w:author="Enrico Monte" w:date="2019-01-20T12:09:00Z">
              <w:r>
                <w:rPr>
                  <w:lang w:val="it-IT"/>
                </w:rPr>
                <w:t xml:space="preserve"> </w:t>
              </w:r>
            </w:ins>
            <w:ins w:id="135" w:author="Enrico Monte" w:date="2019-01-20T12:34:00Z">
              <w:r w:rsidR="00B50D89">
                <w:rPr>
                  <w:lang w:val="it-IT"/>
                </w:rPr>
                <w:t>un</w:t>
              </w:r>
            </w:ins>
            <w:ins w:id="136" w:author="Enrico Monte" w:date="2019-01-20T12:10:00Z">
              <w:r>
                <w:rPr>
                  <w:lang w:val="it-IT"/>
                </w:rPr>
                <w:t>’interfaccia grafica dell’applicazione</w:t>
              </w:r>
            </w:ins>
            <w:ins w:id="137" w:author="Enrico Monte" w:date="2019-01-20T12:34:00Z">
              <w:r w:rsidR="00B50D89">
                <w:rPr>
                  <w:lang w:val="it-IT"/>
                </w:rPr>
                <w:t xml:space="preserve"> semplice ed intuitiva</w:t>
              </w:r>
            </w:ins>
            <w:ins w:id="138" w:author="Enrico Monte" w:date="2019-01-20T12:12:00Z">
              <w:r w:rsidR="002F2C04">
                <w:rPr>
                  <w:lang w:val="it-IT"/>
                </w:rPr>
                <w:t>.</w:t>
              </w:r>
            </w:ins>
          </w:p>
        </w:tc>
        <w:tc>
          <w:tcPr>
            <w:tcW w:w="14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F301C0" w:rsidRPr="00F301C0" w:rsidRDefault="002F2C04" w:rsidP="00806137">
            <w:pPr>
              <w:rPr>
                <w:ins w:id="139" w:author="Enrico Monte" w:date="2019-01-20T11:54:00Z"/>
                <w:lang w:val="it-IT"/>
                <w:rPrChange w:id="140" w:author="Enrico Monte" w:date="2019-01-20T12:00:00Z">
                  <w:rPr>
                    <w:ins w:id="141" w:author="Enrico Monte" w:date="2019-01-20T11:54:00Z"/>
                  </w:rPr>
                </w:rPrChange>
              </w:rPr>
            </w:pPr>
            <w:ins w:id="142" w:author="Enrico Monte" w:date="2019-01-20T12:12:00Z">
              <w:r>
                <w:rPr>
                  <w:lang w:val="it-IT"/>
                </w:rPr>
                <w:t>09/01/2019</w:t>
              </w:r>
            </w:ins>
          </w:p>
        </w:tc>
        <w:tc>
          <w:tcPr>
            <w:tcW w:w="14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F301C0" w:rsidRPr="00F301C0" w:rsidRDefault="002F2C04" w:rsidP="00806137">
            <w:pPr>
              <w:rPr>
                <w:ins w:id="143" w:author="Enrico Monte" w:date="2019-01-20T11:54:00Z"/>
                <w:lang w:val="it-IT"/>
                <w:rPrChange w:id="144" w:author="Enrico Monte" w:date="2019-01-20T12:00:00Z">
                  <w:rPr>
                    <w:ins w:id="145" w:author="Enrico Monte" w:date="2019-01-20T11:54:00Z"/>
                  </w:rPr>
                </w:rPrChange>
              </w:rPr>
            </w:pPr>
            <w:ins w:id="146" w:author="Enrico Monte" w:date="2019-01-20T12:12:00Z">
              <w:r>
                <w:rPr>
                  <w:lang w:val="it-IT"/>
                </w:rPr>
                <w:t>11/01/2019</w:t>
              </w:r>
            </w:ins>
          </w:p>
        </w:tc>
        <w:tc>
          <w:tcPr>
            <w:tcW w:w="4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F301C0" w:rsidRDefault="002F2C04" w:rsidP="002F2C04">
            <w:pPr>
              <w:rPr>
                <w:ins w:id="147" w:author="Enrico Monte" w:date="2019-01-20T12:27:00Z"/>
                <w:lang w:val="it-IT"/>
              </w:rPr>
            </w:pPr>
            <w:ins w:id="148" w:author="Enrico Monte" w:date="2019-01-20T12:22:00Z">
              <w:r>
                <w:rPr>
                  <w:lang w:val="it-IT"/>
                </w:rPr>
                <w:t>Abbiamo sce</w:t>
              </w:r>
            </w:ins>
            <w:ins w:id="149" w:author="Enrico Monte" w:date="2019-01-20T12:23:00Z">
              <w:r>
                <w:rPr>
                  <w:lang w:val="it-IT"/>
                </w:rPr>
                <w:t xml:space="preserve">lto di utilizzare </w:t>
              </w:r>
              <w:proofErr w:type="spellStart"/>
              <w:r>
                <w:rPr>
                  <w:lang w:val="it-IT"/>
                </w:rPr>
                <w:t>javaFX</w:t>
              </w:r>
            </w:ins>
            <w:proofErr w:type="spellEnd"/>
            <w:ins w:id="150" w:author="Enrico Monte" w:date="2019-01-20T12:24:00Z">
              <w:r w:rsidR="00C00DDC">
                <w:rPr>
                  <w:lang w:val="it-IT"/>
                </w:rPr>
                <w:t xml:space="preserve"> in quanto</w:t>
              </w:r>
            </w:ins>
            <w:ins w:id="151" w:author="Enrico Monte" w:date="2019-01-20T12:25:00Z">
              <w:r w:rsidR="00C00DDC">
                <w:rPr>
                  <w:lang w:val="it-IT"/>
                </w:rPr>
                <w:t xml:space="preserve"> oltre ad </w:t>
              </w:r>
            </w:ins>
            <w:ins w:id="152" w:author="Enrico Monte" w:date="2019-01-20T18:19:00Z">
              <w:r w:rsidR="00454D8A">
                <w:rPr>
                  <w:lang w:val="it-IT"/>
                </w:rPr>
                <w:t xml:space="preserve">avere </w:t>
              </w:r>
            </w:ins>
            <w:ins w:id="153" w:author="Enrico Monte" w:date="2019-01-20T12:25:00Z">
              <w:r w:rsidR="00C00DDC">
                <w:rPr>
                  <w:lang w:val="it-IT"/>
                </w:rPr>
                <w:t>una grande libreria di funzionalità</w:t>
              </w:r>
            </w:ins>
            <w:ins w:id="154" w:author="Enrico Monte" w:date="2019-01-20T12:26:00Z">
              <w:r w:rsidR="00C00DDC">
                <w:rPr>
                  <w:lang w:val="it-IT"/>
                </w:rPr>
                <w:t>,</w:t>
              </w:r>
            </w:ins>
            <w:ins w:id="155" w:author="Enrico Monte" w:date="2019-01-20T12:24:00Z">
              <w:r w:rsidR="00C00DDC">
                <w:rPr>
                  <w:lang w:val="it-IT"/>
                </w:rPr>
                <w:t xml:space="preserve"> utilizza un proprio linguaggio “</w:t>
              </w:r>
              <w:proofErr w:type="spellStart"/>
              <w:r w:rsidR="00C00DDC">
                <w:rPr>
                  <w:lang w:val="it-IT"/>
                </w:rPr>
                <w:t>javaFX</w:t>
              </w:r>
              <w:proofErr w:type="spellEnd"/>
              <w:r w:rsidR="00C00DDC">
                <w:rPr>
                  <w:lang w:val="it-IT"/>
                </w:rPr>
                <w:t xml:space="preserve"> script” or</w:t>
              </w:r>
            </w:ins>
            <w:ins w:id="156" w:author="Enrico Monte" w:date="2019-01-20T12:25:00Z">
              <w:r w:rsidR="00C00DDC">
                <w:rPr>
                  <w:lang w:val="it-IT"/>
                </w:rPr>
                <w:t xml:space="preserve">ientato alla programmazione grafica </w:t>
              </w:r>
            </w:ins>
            <w:ins w:id="157" w:author="Enrico Monte" w:date="2019-01-20T18:19:00Z">
              <w:r w:rsidR="00454D8A">
                <w:rPr>
                  <w:lang w:val="it-IT"/>
                </w:rPr>
                <w:t>ch</w:t>
              </w:r>
            </w:ins>
            <w:ins w:id="158" w:author="Enrico Monte" w:date="2019-01-20T12:25:00Z">
              <w:r w:rsidR="00C00DDC">
                <w:rPr>
                  <w:lang w:val="it-IT"/>
                </w:rPr>
                <w:t xml:space="preserve">e rende lo sviluppo di </w:t>
              </w:r>
            </w:ins>
            <w:ins w:id="159" w:author="Enrico Monte" w:date="2019-01-20T18:19:00Z">
              <w:r w:rsidR="00454D8A">
                <w:rPr>
                  <w:lang w:val="it-IT"/>
                </w:rPr>
                <w:t xml:space="preserve">app </w:t>
              </w:r>
            </w:ins>
            <w:ins w:id="160" w:author="Enrico Monte" w:date="2019-01-20T12:25:00Z">
              <w:r w:rsidR="00C00DDC">
                <w:rPr>
                  <w:lang w:val="it-IT"/>
                </w:rPr>
                <w:t>grafiche agevolato.</w:t>
              </w:r>
            </w:ins>
          </w:p>
          <w:p w:rsidR="00C00DDC" w:rsidRPr="00382C94" w:rsidRDefault="00C00DDC">
            <w:pPr>
              <w:rPr>
                <w:ins w:id="161" w:author="Enrico Monte" w:date="2019-01-20T11:54:00Z"/>
                <w:lang w:val="it-IT"/>
              </w:rPr>
              <w:pPrChange w:id="162" w:author="Enrico Monte" w:date="2019-01-20T12:20:00Z">
                <w:pPr>
                  <w:jc w:val="center"/>
                </w:pPr>
              </w:pPrChange>
            </w:pPr>
            <w:ins w:id="163" w:author="Enrico Monte" w:date="2019-01-20T12:27:00Z">
              <w:r>
                <w:rPr>
                  <w:lang w:val="it-IT"/>
                </w:rPr>
                <w:t>Inoltre per creare le interfacce abbiamo usato scene builder</w:t>
              </w:r>
            </w:ins>
            <w:ins w:id="164" w:author="Enrico Monte" w:date="2019-01-20T12:28:00Z">
              <w:r>
                <w:rPr>
                  <w:lang w:val="it-IT"/>
                </w:rPr>
                <w:t xml:space="preserve"> </w:t>
              </w:r>
            </w:ins>
            <w:ins w:id="165" w:author="Enrico Monte" w:date="2019-01-20T12:29:00Z">
              <w:r>
                <w:rPr>
                  <w:lang w:val="it-IT"/>
                </w:rPr>
                <w:t>che consente di evitare la creazione manuale di un file FXML.</w:t>
              </w:r>
            </w:ins>
          </w:p>
        </w:tc>
      </w:tr>
      <w:tr w:rsidR="00806137" w:rsidRPr="00215746" w:rsidTr="00806137">
        <w:trPr>
          <w:trHeight w:val="589"/>
        </w:trPr>
        <w:tc>
          <w:tcPr>
            <w:tcW w:w="21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806137" w:rsidRPr="00CA1F25" w:rsidRDefault="008C64AF" w:rsidP="00806137">
            <w:pPr>
              <w:rPr>
                <w:lang w:val="it-IT"/>
              </w:rPr>
            </w:pPr>
            <w:del w:id="166" w:author="Enrico Monte" w:date="2019-01-20T11:51:00Z">
              <w:r w:rsidDel="008902F8">
                <w:rPr>
                  <w:lang w:val="it-IT"/>
                </w:rPr>
                <w:delText>Concepire un algoritmo per un calcolo affidabile e preciso delle priorità</w:delText>
              </w:r>
            </w:del>
            <w:ins w:id="167" w:author="Enrico Monte" w:date="2019-01-20T11:51:00Z">
              <w:r w:rsidR="008902F8">
                <w:rPr>
                  <w:lang w:val="it-IT"/>
                </w:rPr>
                <w:t xml:space="preserve">Gestire la fault </w:t>
              </w:r>
              <w:proofErr w:type="spellStart"/>
              <w:r w:rsidR="008902F8">
                <w:rPr>
                  <w:lang w:val="it-IT"/>
                </w:rPr>
                <w:t>tolerance</w:t>
              </w:r>
              <w:proofErr w:type="spellEnd"/>
              <w:r w:rsidR="008902F8">
                <w:rPr>
                  <w:lang w:val="it-IT"/>
                </w:rPr>
                <w:t xml:space="preserve"> del database.</w:t>
              </w:r>
            </w:ins>
          </w:p>
        </w:tc>
        <w:tc>
          <w:tcPr>
            <w:tcW w:w="14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806137" w:rsidRPr="004D4989" w:rsidRDefault="00806137" w:rsidP="00806137">
            <w:del w:id="168" w:author="Enrico Monte" w:date="2019-01-20T11:55:00Z">
              <w:r w:rsidDel="00F301C0">
                <w:delText>17/12/2018</w:delText>
              </w:r>
            </w:del>
            <w:ins w:id="169" w:author="Enrico Monte" w:date="2019-01-20T11:55:00Z">
              <w:r w:rsidR="00F301C0">
                <w:t>15/01/2019</w:t>
              </w:r>
            </w:ins>
          </w:p>
        </w:tc>
        <w:tc>
          <w:tcPr>
            <w:tcW w:w="14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806137" w:rsidRPr="004D4989" w:rsidRDefault="00806137" w:rsidP="00806137">
            <w:del w:id="170" w:author="Enrico Monte" w:date="2019-01-20T11:55:00Z">
              <w:r w:rsidDel="00F301C0">
                <w:delText>17/12/201</w:delText>
              </w:r>
            </w:del>
            <w:ins w:id="171" w:author="Enrico Monte" w:date="2019-01-20T11:55:00Z">
              <w:r w:rsidR="00F301C0">
                <w:t>17/01/2019</w:t>
              </w:r>
            </w:ins>
            <w:del w:id="172" w:author="Enrico Monte" w:date="2019-01-20T11:55:00Z">
              <w:r w:rsidDel="00F301C0">
                <w:delText>8</w:delText>
              </w:r>
            </w:del>
          </w:p>
        </w:tc>
        <w:tc>
          <w:tcPr>
            <w:tcW w:w="4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806137" w:rsidRPr="00CA1F25" w:rsidDel="00F301C0" w:rsidRDefault="00F301C0" w:rsidP="00806137">
            <w:pPr>
              <w:rPr>
                <w:del w:id="173" w:author="Enrico Monte" w:date="2019-01-20T11:55:00Z"/>
                <w:lang w:val="it-IT"/>
              </w:rPr>
            </w:pPr>
            <w:ins w:id="174" w:author="Enrico Monte" w:date="2019-01-20T11:56:00Z">
              <w:r>
                <w:rPr>
                  <w:lang w:val="it-IT"/>
                </w:rPr>
                <w:t xml:space="preserve">Abbiamo creato uno script eseguibile che pianifica ed esegue il </w:t>
              </w:r>
              <w:proofErr w:type="spellStart"/>
              <w:r>
                <w:rPr>
                  <w:lang w:val="it-IT"/>
                </w:rPr>
                <w:t>dump</w:t>
              </w:r>
              <w:proofErr w:type="spellEnd"/>
              <w:r>
                <w:rPr>
                  <w:lang w:val="it-IT"/>
                </w:rPr>
                <w:t xml:space="preserve"> del database ogni 5 minuti, in modo da non </w:t>
              </w:r>
            </w:ins>
            <w:ins w:id="175" w:author="Enrico Monte" w:date="2019-01-20T11:57:00Z">
              <w:r>
                <w:rPr>
                  <w:lang w:val="it-IT"/>
                </w:rPr>
                <w:t>perdere eventuali dati</w:t>
              </w:r>
            </w:ins>
            <w:ins w:id="176" w:author="Enrico Monte" w:date="2019-01-20T18:21:00Z">
              <w:r w:rsidR="00454D8A">
                <w:rPr>
                  <w:lang w:val="it-IT"/>
                </w:rPr>
                <w:t xml:space="preserve"> in caso di guasti o interruzioni,</w:t>
              </w:r>
            </w:ins>
            <w:ins w:id="177" w:author="Enrico Monte" w:date="2019-01-20T11:57:00Z">
              <w:r>
                <w:rPr>
                  <w:lang w:val="it-IT"/>
                </w:rPr>
                <w:t xml:space="preserve"> e poter eseguire il ripristino del database quando necessario.</w:t>
              </w:r>
            </w:ins>
            <w:del w:id="178" w:author="Enrico Monte" w:date="2019-01-20T11:55:00Z">
              <w:r w:rsidR="00806137" w:rsidRPr="00CA1F25" w:rsidDel="00F301C0">
                <w:rPr>
                  <w:lang w:val="it-IT"/>
                </w:rPr>
                <w:delText>Ci siamo informati online sui vari valori ottimali e abbiamo stilato un algoritmo.</w:delText>
              </w:r>
            </w:del>
          </w:p>
          <w:p w:rsidR="00806137" w:rsidRPr="00382C94" w:rsidDel="00F301C0" w:rsidRDefault="00151B99" w:rsidP="00806137">
            <w:pPr>
              <w:rPr>
                <w:del w:id="179" w:author="Enrico Monte" w:date="2019-01-20T11:55:00Z"/>
                <w:lang w:val="it-IT"/>
              </w:rPr>
            </w:pPr>
            <w:del w:id="180" w:author="Enrico Monte" w:date="2019-01-20T11:55:00Z">
              <w:r w:rsidRPr="00382C94" w:rsidDel="00F301C0">
                <w:rPr>
                  <w:lang w:val="it-IT"/>
                </w:rPr>
                <w:delText>Il tutto è spiegato più approfonditamente nella sezione “Assunzioni”.</w:delText>
              </w:r>
            </w:del>
          </w:p>
          <w:p w:rsidR="00806137" w:rsidRPr="00382C94" w:rsidRDefault="00806137" w:rsidP="00F301C0">
            <w:pPr>
              <w:rPr>
                <w:lang w:val="it-IT"/>
              </w:rPr>
            </w:pPr>
          </w:p>
        </w:tc>
      </w:tr>
      <w:tr w:rsidR="00806137" w:rsidRPr="00215746" w:rsidTr="00806137">
        <w:trPr>
          <w:trHeight w:val="753"/>
        </w:trPr>
        <w:tc>
          <w:tcPr>
            <w:tcW w:w="21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806137" w:rsidRPr="00382C94" w:rsidRDefault="004318C3" w:rsidP="00806137">
            <w:pPr>
              <w:rPr>
                <w:lang w:val="it-IT"/>
              </w:rPr>
            </w:pPr>
            <w:r w:rsidRPr="00382C94">
              <w:rPr>
                <w:lang w:val="it-IT"/>
              </w:rPr>
              <w:t>Risolvere il problema degli accessi paralleli nel Sistema.</w:t>
            </w:r>
          </w:p>
        </w:tc>
        <w:tc>
          <w:tcPr>
            <w:tcW w:w="14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806137" w:rsidRPr="004D4989" w:rsidRDefault="00806137" w:rsidP="00806137">
            <w:r>
              <w:t>14/12/2018</w:t>
            </w:r>
          </w:p>
        </w:tc>
        <w:tc>
          <w:tcPr>
            <w:tcW w:w="14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806137" w:rsidRPr="004D4989" w:rsidRDefault="00A7587B" w:rsidP="00806137">
            <w:ins w:id="181" w:author="Enrico Monte" w:date="2019-01-20T10:45:00Z">
              <w:r>
                <w:t>16</w:t>
              </w:r>
            </w:ins>
            <w:ins w:id="182" w:author="Enrico Monte" w:date="2019-01-20T10:46:00Z">
              <w:r>
                <w:t>/01/201</w:t>
              </w:r>
            </w:ins>
            <w:ins w:id="183" w:author="Enrico Monte" w:date="2019-01-20T11:54:00Z">
              <w:r w:rsidR="00F301C0">
                <w:t>9</w:t>
              </w:r>
            </w:ins>
          </w:p>
        </w:tc>
        <w:tc>
          <w:tcPr>
            <w:tcW w:w="4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F716FD" w:rsidRDefault="004318C3" w:rsidP="00F716FD">
            <w:pPr>
              <w:rPr>
                <w:ins w:id="184" w:author="Enrico Monte" w:date="2019-01-20T11:11:00Z"/>
                <w:lang w:val="it-IT"/>
              </w:rPr>
            </w:pPr>
            <w:r w:rsidRPr="00382C94">
              <w:rPr>
                <w:lang w:val="it-IT"/>
              </w:rPr>
              <w:t>Per gestire il problema degli accessi paralleli all’interno del Sistema</w:t>
            </w:r>
            <w:ins w:id="185" w:author="Enrico Monte" w:date="2019-01-20T10:46:00Z">
              <w:r w:rsidR="00A7587B">
                <w:rPr>
                  <w:lang w:val="it-IT"/>
                </w:rPr>
                <w:t xml:space="preserve"> </w:t>
              </w:r>
            </w:ins>
            <w:ins w:id="186" w:author="Enrico Monte" w:date="2019-01-20T11:05:00Z">
              <w:r w:rsidR="00F716FD">
                <w:rPr>
                  <w:lang w:val="it-IT"/>
                </w:rPr>
                <w:t>abbiamo fatto in modo</w:t>
              </w:r>
            </w:ins>
            <w:ins w:id="187" w:author="Enrico Monte" w:date="2019-01-20T11:06:00Z">
              <w:r w:rsidR="00F716FD">
                <w:rPr>
                  <w:lang w:val="it-IT"/>
                </w:rPr>
                <w:t xml:space="preserve"> di limitare il tempo in cui le connessioni</w:t>
              </w:r>
            </w:ins>
            <w:ins w:id="188" w:author="Enrico Monte" w:date="2019-01-20T11:07:00Z">
              <w:r w:rsidR="00F716FD">
                <w:rPr>
                  <w:lang w:val="it-IT"/>
                </w:rPr>
                <w:t xml:space="preserve"> </w:t>
              </w:r>
              <w:proofErr w:type="spellStart"/>
              <w:r w:rsidR="00F716FD">
                <w:rPr>
                  <w:lang w:val="it-IT"/>
                </w:rPr>
                <w:t>MySql</w:t>
              </w:r>
              <w:proofErr w:type="spellEnd"/>
              <w:r w:rsidR="00F716FD">
                <w:rPr>
                  <w:lang w:val="it-IT"/>
                </w:rPr>
                <w:t xml:space="preserve"> vivono, aprendole e chiudendole solo quando si interroga il DB invece di lasciarle aperte per tutta la durata de</w:t>
              </w:r>
            </w:ins>
            <w:ins w:id="189" w:author="Enrico Monte" w:date="2019-01-20T11:08:00Z">
              <w:r w:rsidR="00F716FD">
                <w:rPr>
                  <w:lang w:val="it-IT"/>
                </w:rPr>
                <w:t>ll’applicazione.</w:t>
              </w:r>
            </w:ins>
          </w:p>
          <w:p w:rsidR="00F716FD" w:rsidRPr="00F716FD" w:rsidRDefault="000A1576" w:rsidP="00F716FD">
            <w:pPr>
              <w:rPr>
                <w:ins w:id="190" w:author="Enrico Monte" w:date="2019-01-20T11:06:00Z"/>
                <w:rFonts w:ascii="Helvetica Neue" w:hAnsi="Helvetica Neue"/>
                <w:color w:val="212529"/>
                <w:shd w:val="clear" w:color="auto" w:fill="FFFFFF"/>
                <w:lang w:val="it-IT"/>
                <w:rPrChange w:id="191" w:author="Enrico Monte" w:date="2019-01-20T11:08:00Z">
                  <w:rPr>
                    <w:ins w:id="192" w:author="Enrico Monte" w:date="2019-01-20T11:06:00Z"/>
                    <w:lang w:val="it-IT" w:eastAsia="it-IT"/>
                  </w:rPr>
                </w:rPrChange>
              </w:rPr>
            </w:pPr>
            <w:ins w:id="193" w:author="Enrico Monte" w:date="2019-01-20T11:36:00Z">
              <w:r>
                <w:rPr>
                  <w:lang w:val="it-IT"/>
                </w:rPr>
                <w:lastRenderedPageBreak/>
                <w:t xml:space="preserve">Il </w:t>
              </w:r>
            </w:ins>
            <w:ins w:id="194" w:author="Enrico Monte" w:date="2019-01-20T11:34:00Z">
              <w:r>
                <w:rPr>
                  <w:lang w:val="it-IT"/>
                </w:rPr>
                <w:t>limit</w:t>
              </w:r>
            </w:ins>
            <w:ins w:id="195" w:author="Enrico Monte" w:date="2019-01-20T11:36:00Z">
              <w:r>
                <w:rPr>
                  <w:lang w:val="it-IT"/>
                </w:rPr>
                <w:t>e</w:t>
              </w:r>
            </w:ins>
            <w:ins w:id="196" w:author="Enrico Monte" w:date="2019-01-20T11:34:00Z">
              <w:r>
                <w:rPr>
                  <w:lang w:val="it-IT"/>
                </w:rPr>
                <w:t xml:space="preserve"> di connessioni massime al database</w:t>
              </w:r>
            </w:ins>
            <w:ins w:id="197" w:author="Enrico Monte" w:date="2019-01-20T11:36:00Z">
              <w:r>
                <w:rPr>
                  <w:lang w:val="it-IT"/>
                </w:rPr>
                <w:t xml:space="preserve"> di default in </w:t>
              </w:r>
              <w:proofErr w:type="spellStart"/>
              <w:r>
                <w:rPr>
                  <w:lang w:val="it-IT"/>
                </w:rPr>
                <w:t>MySql</w:t>
              </w:r>
              <w:proofErr w:type="spellEnd"/>
              <w:r>
                <w:rPr>
                  <w:lang w:val="it-IT"/>
                </w:rPr>
                <w:t xml:space="preserve"> è impostato a 151. Lo abbiamo </w:t>
              </w:r>
            </w:ins>
            <w:ins w:id="198" w:author="Enrico Monte" w:date="2019-01-20T11:37:00Z">
              <w:r>
                <w:rPr>
                  <w:lang w:val="it-IT"/>
                </w:rPr>
                <w:t>alzato</w:t>
              </w:r>
            </w:ins>
            <w:ins w:id="199" w:author="Enrico Monte" w:date="2019-01-20T11:34:00Z">
              <w:r>
                <w:rPr>
                  <w:lang w:val="it-IT"/>
                </w:rPr>
                <w:t xml:space="preserve"> a 200.</w:t>
              </w:r>
            </w:ins>
            <w:ins w:id="200" w:author="Enrico Monte" w:date="2019-01-20T11:35:00Z">
              <w:r>
                <w:rPr>
                  <w:lang w:val="it-IT"/>
                </w:rPr>
                <w:t xml:space="preserve"> Quindi posso</w:t>
              </w:r>
            </w:ins>
            <w:ins w:id="201" w:author="Enrico Monte" w:date="2019-01-20T11:37:00Z">
              <w:r>
                <w:rPr>
                  <w:lang w:val="it-IT"/>
                </w:rPr>
                <w:t>no avvenire 200 connessioni simultanee.</w:t>
              </w:r>
            </w:ins>
            <w:ins w:id="202" w:author="Enrico Monte" w:date="2019-01-20T11:06:00Z">
              <w:r w:rsidR="00F716FD">
                <w:rPr>
                  <w:lang w:val="it-IT"/>
                </w:rPr>
                <w:t xml:space="preserve"> </w:t>
              </w:r>
            </w:ins>
          </w:p>
          <w:p w:rsidR="00806137" w:rsidRPr="00A7587B" w:rsidDel="00F716FD" w:rsidRDefault="000A1576" w:rsidP="00806137">
            <w:pPr>
              <w:rPr>
                <w:del w:id="203" w:author="Enrico Monte" w:date="2019-01-20T11:09:00Z"/>
                <w:lang w:val="it-IT"/>
                <w:rPrChange w:id="204" w:author="Enrico Monte" w:date="2019-01-20T10:44:00Z">
                  <w:rPr>
                    <w:del w:id="205" w:author="Enrico Monte" w:date="2019-01-20T11:09:00Z"/>
                  </w:rPr>
                </w:rPrChange>
              </w:rPr>
            </w:pPr>
            <w:ins w:id="206" w:author="Enrico Monte" w:date="2019-01-20T11:37:00Z">
              <w:r>
                <w:rPr>
                  <w:lang w:val="it-IT"/>
                </w:rPr>
                <w:t xml:space="preserve">Immaginando di avere 50 gestori </w:t>
              </w:r>
            </w:ins>
            <w:ins w:id="207" w:author="Enrico Monte" w:date="2019-01-20T11:38:00Z">
              <w:r>
                <w:rPr>
                  <w:lang w:val="it-IT"/>
                </w:rPr>
                <w:t xml:space="preserve">attivi, </w:t>
              </w:r>
            </w:ins>
            <w:ins w:id="208" w:author="Enrico Monte" w:date="2019-01-20T11:39:00Z">
              <w:r>
                <w:rPr>
                  <w:lang w:val="it-IT"/>
                </w:rPr>
                <w:t xml:space="preserve">le </w:t>
              </w:r>
            </w:ins>
            <w:ins w:id="209" w:author="Enrico Monte" w:date="2019-01-20T11:38:00Z">
              <w:r>
                <w:rPr>
                  <w:lang w:val="it-IT"/>
                </w:rPr>
                <w:t>richieste al DB non</w:t>
              </w:r>
            </w:ins>
            <w:ins w:id="210" w:author="Enrico Monte" w:date="2019-01-20T11:39:00Z">
              <w:r>
                <w:rPr>
                  <w:lang w:val="it-IT"/>
                </w:rPr>
                <w:t xml:space="preserve"> saranno</w:t>
              </w:r>
            </w:ins>
            <w:ins w:id="211" w:author="Enrico Monte" w:date="2019-01-20T11:38:00Z">
              <w:r>
                <w:rPr>
                  <w:lang w:val="it-IT"/>
                </w:rPr>
                <w:t xml:space="preserve"> tut</w:t>
              </w:r>
            </w:ins>
            <w:ins w:id="212" w:author="Enrico Monte" w:date="2019-01-20T11:39:00Z">
              <w:r>
                <w:rPr>
                  <w:lang w:val="it-IT"/>
                </w:rPr>
                <w:t>te concorrenti</w:t>
              </w:r>
            </w:ins>
            <w:ins w:id="213" w:author="Enrico Monte" w:date="2019-01-20T11:40:00Z">
              <w:r>
                <w:rPr>
                  <w:lang w:val="it-IT"/>
                </w:rPr>
                <w:t xml:space="preserve"> quindi i</w:t>
              </w:r>
            </w:ins>
            <w:ins w:id="214" w:author="Enrico Monte" w:date="2019-01-20T11:41:00Z">
              <w:r>
                <w:rPr>
                  <w:lang w:val="it-IT"/>
                </w:rPr>
                <w:t>l database non avrà problemi.</w:t>
              </w:r>
            </w:ins>
            <w:del w:id="215" w:author="Enrico Monte" w:date="2019-01-20T10:44:00Z">
              <w:r w:rsidR="004318C3" w:rsidRPr="00382C94" w:rsidDel="00A7587B">
                <w:rPr>
                  <w:lang w:val="it-IT"/>
                </w:rPr>
                <w:delText xml:space="preserve">, è stata individuate una libreria “Akka”. </w:delText>
              </w:r>
              <w:r w:rsidR="00151B99" w:rsidRPr="00382C94" w:rsidDel="00A7587B">
                <w:rPr>
                  <w:lang w:val="it-IT"/>
                </w:rPr>
                <w:delText>Akka è un toolkit</w:delText>
              </w:r>
              <w:r w:rsidR="00DB15C0" w:rsidRPr="00382C94" w:rsidDel="00A7587B">
                <w:rPr>
                  <w:lang w:val="it-IT"/>
                </w:rPr>
                <w:delText xml:space="preserve"> che</w:delText>
              </w:r>
              <w:r w:rsidR="00151B99" w:rsidRPr="00382C94" w:rsidDel="00A7587B">
                <w:rPr>
                  <w:lang w:val="it-IT"/>
                </w:rPr>
                <w:delText xml:space="preserve"> comprende al suo interno librerie, le quali rendono possibile l’utilizzo in parallelo del Sistema. </w:delText>
              </w:r>
              <w:r w:rsidR="00151B99" w:rsidRPr="00A7587B" w:rsidDel="00A7587B">
                <w:rPr>
                  <w:lang w:val="it-IT"/>
                  <w:rPrChange w:id="216" w:author="Enrico Monte" w:date="2019-01-20T10:44:00Z">
                    <w:rPr/>
                  </w:rPrChange>
                </w:rPr>
                <w:delText>Tale parallelismo permette una migliore efficienza del Sistema stesso.</w:delText>
              </w:r>
              <w:r w:rsidR="00DB15C0" w:rsidRPr="00A7587B" w:rsidDel="00A7587B">
                <w:rPr>
                  <w:lang w:val="it-IT"/>
                  <w:rPrChange w:id="217" w:author="Enrico Monte" w:date="2019-01-20T10:44:00Z">
                    <w:rPr/>
                  </w:rPrChange>
                </w:rPr>
                <w:delText xml:space="preserve"> </w:delText>
              </w:r>
            </w:del>
          </w:p>
          <w:p w:rsidR="00806137" w:rsidRPr="00A7587B" w:rsidDel="000A1576" w:rsidRDefault="00806137" w:rsidP="00806137">
            <w:pPr>
              <w:rPr>
                <w:del w:id="218" w:author="Enrico Monte" w:date="2019-01-20T11:41:00Z"/>
                <w:lang w:val="it-IT"/>
                <w:rPrChange w:id="219" w:author="Enrico Monte" w:date="2019-01-20T10:44:00Z">
                  <w:rPr>
                    <w:del w:id="220" w:author="Enrico Monte" w:date="2019-01-20T11:41:00Z"/>
                  </w:rPr>
                </w:rPrChange>
              </w:rPr>
            </w:pPr>
          </w:p>
          <w:p w:rsidR="00806137" w:rsidRPr="00A7587B" w:rsidRDefault="00806137" w:rsidP="00806137">
            <w:pPr>
              <w:rPr>
                <w:lang w:val="it-IT"/>
                <w:rPrChange w:id="221" w:author="Enrico Monte" w:date="2019-01-20T10:44:00Z">
                  <w:rPr/>
                </w:rPrChange>
              </w:rPr>
            </w:pPr>
          </w:p>
        </w:tc>
      </w:tr>
      <w:tr w:rsidR="00806137" w:rsidRPr="00215746" w:rsidTr="00806137">
        <w:trPr>
          <w:trHeight w:val="753"/>
        </w:trPr>
        <w:tc>
          <w:tcPr>
            <w:tcW w:w="2160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806137" w:rsidRPr="00A7587B" w:rsidRDefault="00F716FD" w:rsidP="00806137">
            <w:pPr>
              <w:rPr>
                <w:lang w:val="it-IT"/>
                <w:rPrChange w:id="222" w:author="Enrico Monte" w:date="2019-01-20T10:44:00Z">
                  <w:rPr/>
                </w:rPrChange>
              </w:rPr>
            </w:pPr>
            <w:ins w:id="223" w:author="Enrico Monte" w:date="2019-01-20T11:08:00Z">
              <w:r>
                <w:rPr>
                  <w:lang w:val="it-IT"/>
                </w:rPr>
                <w:lastRenderedPageBreak/>
                <w:t>Risolvere il problema delle modifiche sincronizzate</w:t>
              </w:r>
            </w:ins>
          </w:p>
        </w:tc>
        <w:tc>
          <w:tcPr>
            <w:tcW w:w="1425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806137" w:rsidRPr="00A7587B" w:rsidRDefault="000A1576" w:rsidP="00806137">
            <w:pPr>
              <w:rPr>
                <w:lang w:val="it-IT"/>
                <w:rPrChange w:id="224" w:author="Enrico Monte" w:date="2019-01-20T10:44:00Z">
                  <w:rPr/>
                </w:rPrChange>
              </w:rPr>
            </w:pPr>
            <w:ins w:id="225" w:author="Enrico Monte" w:date="2019-01-20T11:41:00Z">
              <w:r>
                <w:rPr>
                  <w:lang w:val="it-IT"/>
                </w:rPr>
                <w:t>01/12/2018</w:t>
              </w:r>
            </w:ins>
          </w:p>
        </w:tc>
        <w:tc>
          <w:tcPr>
            <w:tcW w:w="1410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806137" w:rsidRPr="00A7587B" w:rsidRDefault="008902F8" w:rsidP="00806137">
            <w:pPr>
              <w:rPr>
                <w:lang w:val="it-IT"/>
                <w:rPrChange w:id="226" w:author="Enrico Monte" w:date="2019-01-20T10:44:00Z">
                  <w:rPr/>
                </w:rPrChange>
              </w:rPr>
            </w:pPr>
            <w:ins w:id="227" w:author="Enrico Monte" w:date="2019-01-20T11:41:00Z">
              <w:r>
                <w:rPr>
                  <w:lang w:val="it-IT"/>
                </w:rPr>
                <w:t>15/01/201</w:t>
              </w:r>
            </w:ins>
            <w:ins w:id="228" w:author="Enrico Monte" w:date="2019-01-20T11:54:00Z">
              <w:r w:rsidR="00F301C0">
                <w:rPr>
                  <w:lang w:val="it-IT"/>
                </w:rPr>
                <w:t>9</w:t>
              </w:r>
            </w:ins>
          </w:p>
        </w:tc>
        <w:tc>
          <w:tcPr>
            <w:tcW w:w="4470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806137" w:rsidRPr="00A7587B" w:rsidRDefault="008902F8" w:rsidP="00806137">
            <w:pPr>
              <w:rPr>
                <w:lang w:val="it-IT"/>
                <w:rPrChange w:id="229" w:author="Enrico Monte" w:date="2019-01-20T10:44:00Z">
                  <w:rPr/>
                </w:rPrChange>
              </w:rPr>
            </w:pPr>
            <w:ins w:id="230" w:author="Enrico Monte" w:date="2019-01-20T11:50:00Z">
              <w:r>
                <w:rPr>
                  <w:lang w:val="it-IT"/>
                </w:rPr>
                <w:t>Abbiamo deciso di sfruttare un DB centralizzato</w:t>
              </w:r>
            </w:ins>
            <w:ins w:id="231" w:author="Enrico Monte" w:date="2019-01-20T18:23:00Z">
              <w:r w:rsidR="00454D8A">
                <w:rPr>
                  <w:lang w:val="it-IT"/>
                </w:rPr>
                <w:t xml:space="preserve"> online</w:t>
              </w:r>
            </w:ins>
            <w:ins w:id="232" w:author="Enrico Monte" w:date="2019-01-20T11:50:00Z">
              <w:r>
                <w:rPr>
                  <w:lang w:val="it-IT"/>
                </w:rPr>
                <w:t xml:space="preserve">. </w:t>
              </w:r>
            </w:ins>
            <w:ins w:id="233" w:author="Enrico Monte" w:date="2019-01-20T11:42:00Z">
              <w:r>
                <w:rPr>
                  <w:lang w:val="it-IT"/>
                </w:rPr>
                <w:t xml:space="preserve">Il </w:t>
              </w:r>
              <w:proofErr w:type="spellStart"/>
              <w:r>
                <w:rPr>
                  <w:lang w:val="it-IT"/>
                </w:rPr>
                <w:t>dump</w:t>
              </w:r>
              <w:proofErr w:type="spellEnd"/>
              <w:r>
                <w:rPr>
                  <w:lang w:val="it-IT"/>
                </w:rPr>
                <w:t xml:space="preserve"> del database è stato caricato</w:t>
              </w:r>
            </w:ins>
            <w:ins w:id="234" w:author="Enrico Monte" w:date="2019-01-20T11:44:00Z">
              <w:r>
                <w:rPr>
                  <w:lang w:val="it-IT"/>
                </w:rPr>
                <w:t xml:space="preserve"> su un </w:t>
              </w:r>
            </w:ins>
            <w:proofErr w:type="spellStart"/>
            <w:ins w:id="235" w:author="Enrico Monte" w:date="2019-01-20T11:48:00Z">
              <w:r>
                <w:rPr>
                  <w:lang w:val="it-IT"/>
                </w:rPr>
                <w:t>host</w:t>
              </w:r>
            </w:ins>
            <w:proofErr w:type="spellEnd"/>
            <w:ins w:id="236" w:author="Enrico Monte" w:date="2019-01-20T11:45:00Z">
              <w:r>
                <w:rPr>
                  <w:lang w:val="it-IT"/>
                </w:rPr>
                <w:t xml:space="preserve"> DB (db4free.net)</w:t>
              </w:r>
            </w:ins>
            <w:ins w:id="237" w:author="Enrico Monte" w:date="2019-01-20T11:48:00Z">
              <w:r>
                <w:rPr>
                  <w:lang w:val="it-IT"/>
                </w:rPr>
                <w:t xml:space="preserve"> che permette l’accesso in remoto(protetto da password). I</w:t>
              </w:r>
            </w:ins>
            <w:ins w:id="238" w:author="Enrico Monte" w:date="2019-01-20T11:45:00Z">
              <w:r>
                <w:rPr>
                  <w:lang w:val="it-IT"/>
                </w:rPr>
                <w:t>n questo modo si avr</w:t>
              </w:r>
            </w:ins>
            <w:ins w:id="239" w:author="Enrico Monte" w:date="2019-01-20T11:46:00Z">
              <w:r>
                <w:rPr>
                  <w:lang w:val="it-IT"/>
                </w:rPr>
                <w:t xml:space="preserve">à il </w:t>
              </w:r>
              <w:proofErr w:type="spellStart"/>
              <w:r>
                <w:rPr>
                  <w:lang w:val="it-IT"/>
                </w:rPr>
                <w:t>db</w:t>
              </w:r>
              <w:proofErr w:type="spellEnd"/>
              <w:r>
                <w:rPr>
                  <w:lang w:val="it-IT"/>
                </w:rPr>
                <w:t xml:space="preserve"> sempre disponibile e si sfrutterà </w:t>
              </w:r>
            </w:ins>
            <w:ins w:id="240" w:author="Enrico Monte" w:date="2019-01-20T11:49:00Z">
              <w:r>
                <w:rPr>
                  <w:lang w:val="it-IT"/>
                </w:rPr>
                <w:t xml:space="preserve">il server </w:t>
              </w:r>
              <w:proofErr w:type="spellStart"/>
              <w:r>
                <w:rPr>
                  <w:lang w:val="it-IT"/>
                </w:rPr>
                <w:t>dell’host</w:t>
              </w:r>
              <w:proofErr w:type="spellEnd"/>
              <w:r>
                <w:rPr>
                  <w:lang w:val="it-IT"/>
                </w:rPr>
                <w:t xml:space="preserve"> avendo una situazione sempre aggiornata.</w:t>
              </w:r>
            </w:ins>
            <w:ins w:id="241" w:author="Enrico Monte" w:date="2019-01-20T11:46:00Z">
              <w:r>
                <w:rPr>
                  <w:lang w:val="it-IT"/>
                </w:rPr>
                <w:t xml:space="preserve"> </w:t>
              </w:r>
            </w:ins>
          </w:p>
        </w:tc>
      </w:tr>
    </w:tbl>
    <w:p w:rsidR="0042545D" w:rsidRPr="00A7587B" w:rsidRDefault="0047226A" w:rsidP="0042545D">
      <w:pPr>
        <w:pStyle w:val="Nessunaspaziatura"/>
        <w:rPr>
          <w:noProof/>
          <w:rPrChange w:id="242" w:author="Enrico Monte" w:date="2019-01-20T10:44:00Z">
            <w:rPr>
              <w:noProof/>
              <w:lang w:val="en-GB"/>
            </w:rPr>
          </w:rPrChange>
        </w:rPr>
      </w:pPr>
      <w:del w:id="243" w:author="Stefano Florio" w:date="2019-01-20T18:36:00Z">
        <w:r w:rsidRPr="00A7587B" w:rsidDel="00006B80">
          <w:rPr>
            <w:noProof/>
            <w:rPrChange w:id="244" w:author="Enrico Monte" w:date="2019-01-20T10:44:00Z">
              <w:rPr>
                <w:noProof/>
                <w:lang w:val="en-GB"/>
              </w:rPr>
            </w:rPrChange>
          </w:rPr>
          <w:br w:type="page"/>
        </w:r>
        <w:r w:rsidR="0042545D" w:rsidRPr="00A7587B" w:rsidDel="00006B80">
          <w:rPr>
            <w:noProof/>
            <w:rPrChange w:id="245" w:author="Enrico Monte" w:date="2019-01-20T10:44:00Z">
              <w:rPr>
                <w:noProof/>
                <w:lang w:val="en-GB"/>
              </w:rPr>
            </w:rPrChange>
          </w:rPr>
          <w:delText xml:space="preserve">  </w:delText>
        </w:r>
      </w:del>
      <w:r w:rsidR="0042545D" w:rsidRPr="00A7587B">
        <w:rPr>
          <w:noProof/>
          <w:rPrChange w:id="246" w:author="Enrico Monte" w:date="2019-01-20T10:44:00Z">
            <w:rPr>
              <w:noProof/>
              <w:lang w:val="en-GB"/>
            </w:rPr>
          </w:rPrChange>
        </w:rPr>
        <w:t xml:space="preserve">  </w:t>
      </w:r>
    </w:p>
    <w:p w:rsidR="0042545D" w:rsidRPr="00A7587B" w:rsidDel="00006B80" w:rsidRDefault="0042545D" w:rsidP="0042545D">
      <w:pPr>
        <w:pStyle w:val="Nessunaspaziatura"/>
        <w:rPr>
          <w:del w:id="247" w:author="Stefano Florio" w:date="2019-01-20T18:36:00Z"/>
          <w:noProof/>
          <w:rPrChange w:id="248" w:author="Enrico Monte" w:date="2019-01-20T10:44:00Z">
            <w:rPr>
              <w:del w:id="249" w:author="Stefano Florio" w:date="2019-01-20T18:36:00Z"/>
              <w:noProof/>
              <w:lang w:val="en-GB"/>
            </w:rPr>
          </w:rPrChange>
        </w:rPr>
      </w:pPr>
    </w:p>
    <w:p w:rsidR="0042545D" w:rsidRPr="00A7587B" w:rsidRDefault="0042545D" w:rsidP="0042545D">
      <w:pPr>
        <w:pStyle w:val="Nessunaspaziatura"/>
        <w:rPr>
          <w:noProof/>
          <w:rPrChange w:id="250" w:author="Enrico Monte" w:date="2019-01-20T10:44:00Z">
            <w:rPr>
              <w:noProof/>
              <w:lang w:val="en-GB"/>
            </w:rPr>
          </w:rPrChange>
        </w:rPr>
      </w:pPr>
    </w:p>
    <w:p w:rsidR="0042545D" w:rsidRPr="0042545D" w:rsidRDefault="0042545D" w:rsidP="0042545D">
      <w:pPr>
        <w:pStyle w:val="Nessunaspaziatura"/>
        <w:rPr>
          <w:rFonts w:ascii="Calibri Light" w:hAnsi="Calibri Light" w:cs="Calibri Light"/>
          <w:b/>
          <w:color w:val="4F81BD" w:themeColor="accent1"/>
          <w:sz w:val="32"/>
          <w:szCs w:val="32"/>
        </w:rPr>
      </w:pPr>
      <w:r w:rsidRPr="00A7587B">
        <w:rPr>
          <w:noProof/>
          <w:rPrChange w:id="251" w:author="Enrico Monte" w:date="2019-01-20T10:44:00Z">
            <w:rPr>
              <w:noProof/>
              <w:lang w:val="en-GB"/>
            </w:rPr>
          </w:rPrChange>
        </w:rPr>
        <w:t xml:space="preserve">      </w:t>
      </w:r>
      <w:r w:rsidRPr="0042545D">
        <w:rPr>
          <w:rFonts w:ascii="Calibri Light" w:hAnsi="Calibri Light" w:cs="Calibri Light"/>
          <w:b/>
          <w:color w:val="4F81BD" w:themeColor="accent1"/>
          <w:sz w:val="32"/>
          <w:szCs w:val="32"/>
        </w:rPr>
        <w:t>Glossario</w:t>
      </w:r>
    </w:p>
    <w:p w:rsidR="0042545D" w:rsidRPr="0042545D" w:rsidRDefault="0042545D" w:rsidP="0042545D">
      <w:pPr>
        <w:pStyle w:val="Nessunaspaziatura"/>
        <w:rPr>
          <w:rFonts w:ascii="Calibri Light" w:hAnsi="Calibri Light" w:cs="Calibri Light"/>
          <w:b/>
          <w:bCs/>
          <w:color w:val="8DB3E2" w:themeColor="text2" w:themeTint="66"/>
          <w:sz w:val="32"/>
          <w:szCs w:val="32"/>
          <w:lang w:eastAsia="it-IT"/>
        </w:rPr>
      </w:pPr>
    </w:p>
    <w:p w:rsidR="0042545D" w:rsidRPr="0042545D" w:rsidRDefault="0042545D" w:rsidP="0042545D">
      <w:pPr>
        <w:pStyle w:val="Paragrafoelenco"/>
        <w:numPr>
          <w:ilvl w:val="0"/>
          <w:numId w:val="33"/>
        </w:numPr>
        <w:shd w:val="clear" w:color="auto" w:fill="FFFFFF"/>
        <w:spacing w:after="0" w:line="240" w:lineRule="auto"/>
        <w:rPr>
          <w:rFonts w:cs="Calibri"/>
          <w:sz w:val="24"/>
          <w:szCs w:val="24"/>
          <w:lang w:val="it-IT" w:eastAsia="it-IT"/>
        </w:rPr>
      </w:pPr>
      <w:r w:rsidRPr="0042545D">
        <w:rPr>
          <w:rFonts w:cs="Calibri"/>
          <w:sz w:val="24"/>
          <w:szCs w:val="24"/>
          <w:u w:val="single"/>
          <w:lang w:val="it-IT" w:eastAsia="it-IT"/>
        </w:rPr>
        <w:t>SENSORE</w:t>
      </w:r>
      <w:r w:rsidRPr="0042545D">
        <w:rPr>
          <w:rFonts w:cs="Calibri"/>
          <w:sz w:val="24"/>
          <w:szCs w:val="24"/>
          <w:lang w:val="it-IT" w:eastAsia="it-IT"/>
        </w:rPr>
        <w:t xml:space="preserve"> = Dispositivo con un codice univoco che misura determinate </w:t>
      </w:r>
      <w:r w:rsidRPr="0042545D">
        <w:rPr>
          <w:rFonts w:cs="Calibri"/>
          <w:b/>
          <w:bCs/>
          <w:sz w:val="24"/>
          <w:szCs w:val="24"/>
          <w:lang w:val="it-IT" w:eastAsia="it-IT"/>
        </w:rPr>
        <w:t>variabili ambientali</w:t>
      </w:r>
      <w:r w:rsidRPr="0042545D">
        <w:rPr>
          <w:rFonts w:cs="Calibri"/>
          <w:sz w:val="24"/>
          <w:szCs w:val="24"/>
          <w:lang w:val="it-IT" w:eastAsia="it-IT"/>
        </w:rPr>
        <w:t xml:space="preserve"> (temperatura, umidità, pressione, luminosità, fumo) ed invia i valori rilevati al sistema.</w:t>
      </w:r>
    </w:p>
    <w:p w:rsidR="0042545D" w:rsidRPr="0042545D" w:rsidRDefault="0042545D" w:rsidP="0042545D">
      <w:pPr>
        <w:pStyle w:val="Paragrafoelenco"/>
        <w:numPr>
          <w:ilvl w:val="0"/>
          <w:numId w:val="33"/>
        </w:numPr>
        <w:shd w:val="clear" w:color="auto" w:fill="FFFFFF"/>
        <w:spacing w:after="0" w:line="240" w:lineRule="auto"/>
        <w:rPr>
          <w:rFonts w:cs="Calibri"/>
          <w:sz w:val="24"/>
          <w:szCs w:val="24"/>
          <w:lang w:val="it-IT" w:eastAsia="it-IT"/>
        </w:rPr>
      </w:pPr>
      <w:r w:rsidRPr="0042545D">
        <w:rPr>
          <w:rFonts w:cs="Calibri"/>
          <w:sz w:val="24"/>
          <w:szCs w:val="24"/>
          <w:u w:val="single"/>
          <w:lang w:val="it-IT" w:eastAsia="it-IT"/>
        </w:rPr>
        <w:t>MAX VALUE</w:t>
      </w:r>
      <w:r w:rsidRPr="0042545D">
        <w:rPr>
          <w:rFonts w:cs="Calibri"/>
          <w:sz w:val="24"/>
          <w:szCs w:val="24"/>
          <w:lang w:val="it-IT" w:eastAsia="it-IT"/>
        </w:rPr>
        <w:t xml:space="preserve"> = </w:t>
      </w:r>
      <w:r w:rsidRPr="0042545D">
        <w:rPr>
          <w:rFonts w:cs="Calibri"/>
          <w:b/>
          <w:bCs/>
          <w:sz w:val="24"/>
          <w:szCs w:val="24"/>
          <w:lang w:val="it-IT" w:eastAsia="it-IT"/>
        </w:rPr>
        <w:t>Soglia</w:t>
      </w:r>
      <w:r w:rsidRPr="0042545D">
        <w:rPr>
          <w:rFonts w:cs="Calibri"/>
          <w:sz w:val="24"/>
          <w:szCs w:val="24"/>
          <w:lang w:val="it-IT" w:eastAsia="it-IT"/>
        </w:rPr>
        <w:t xml:space="preserve"> </w:t>
      </w:r>
      <w:r w:rsidRPr="0042545D">
        <w:rPr>
          <w:rFonts w:cs="Calibri"/>
          <w:b/>
          <w:bCs/>
          <w:sz w:val="24"/>
          <w:szCs w:val="24"/>
          <w:lang w:val="it-IT" w:eastAsia="it-IT"/>
        </w:rPr>
        <w:t>massima</w:t>
      </w:r>
      <w:r w:rsidRPr="0042545D">
        <w:rPr>
          <w:rFonts w:cs="Calibri"/>
          <w:sz w:val="24"/>
          <w:szCs w:val="24"/>
          <w:lang w:val="it-IT" w:eastAsia="it-IT"/>
        </w:rPr>
        <w:t xml:space="preserve"> per una variabile ambientale rilevabile da un sensore, in una determinata aerea; al superamento del MAX VALUE viene attivato un segnale di allerta. </w:t>
      </w:r>
    </w:p>
    <w:p w:rsidR="0042545D" w:rsidRPr="0042545D" w:rsidRDefault="0042545D" w:rsidP="0042545D">
      <w:pPr>
        <w:pStyle w:val="Paragrafoelenco"/>
        <w:numPr>
          <w:ilvl w:val="0"/>
          <w:numId w:val="33"/>
        </w:numPr>
        <w:shd w:val="clear" w:color="auto" w:fill="FFFFFF"/>
        <w:spacing w:after="0" w:line="240" w:lineRule="auto"/>
        <w:rPr>
          <w:rFonts w:cs="Calibri"/>
          <w:sz w:val="24"/>
          <w:szCs w:val="24"/>
          <w:lang w:val="it-IT" w:eastAsia="it-IT"/>
        </w:rPr>
      </w:pPr>
      <w:r w:rsidRPr="0042545D">
        <w:rPr>
          <w:rFonts w:cs="Calibri"/>
          <w:sz w:val="24"/>
          <w:szCs w:val="24"/>
          <w:u w:val="single"/>
          <w:lang w:val="it-IT" w:eastAsia="it-IT"/>
        </w:rPr>
        <w:t xml:space="preserve">MIN VALUE </w:t>
      </w:r>
      <w:r w:rsidRPr="0042545D">
        <w:rPr>
          <w:rFonts w:cs="Calibri"/>
          <w:sz w:val="24"/>
          <w:szCs w:val="24"/>
          <w:lang w:val="it-IT" w:eastAsia="it-IT"/>
        </w:rPr>
        <w:t xml:space="preserve">= </w:t>
      </w:r>
      <w:r w:rsidRPr="0042545D">
        <w:rPr>
          <w:rFonts w:cs="Calibri"/>
          <w:b/>
          <w:bCs/>
          <w:sz w:val="24"/>
          <w:szCs w:val="24"/>
          <w:lang w:val="it-IT" w:eastAsia="it-IT"/>
        </w:rPr>
        <w:t>Soglia minima</w:t>
      </w:r>
      <w:r w:rsidRPr="0042545D">
        <w:rPr>
          <w:rFonts w:cs="Calibri"/>
          <w:sz w:val="24"/>
          <w:szCs w:val="24"/>
          <w:lang w:val="it-IT" w:eastAsia="it-IT"/>
        </w:rPr>
        <w:t xml:space="preserve"> per una variabile ambientale rilevabile da un sensore, in una determinata aerea; quando il valore scende al di sotto del MIN VALUE viene attivato un segnale di allerta.</w:t>
      </w:r>
    </w:p>
    <w:p w:rsidR="0042545D" w:rsidRDefault="0042545D" w:rsidP="0042545D">
      <w:pPr>
        <w:pStyle w:val="Paragrafoelenco"/>
        <w:numPr>
          <w:ilvl w:val="0"/>
          <w:numId w:val="33"/>
        </w:numPr>
        <w:spacing w:after="0" w:line="240" w:lineRule="auto"/>
        <w:rPr>
          <w:ins w:id="252" w:author="Enrico Monte" w:date="2019-01-15T16:52:00Z"/>
          <w:rFonts w:cs="Calibri"/>
          <w:sz w:val="24"/>
          <w:szCs w:val="24"/>
          <w:lang w:val="it-IT" w:eastAsia="it-IT"/>
        </w:rPr>
      </w:pPr>
      <w:r w:rsidRPr="0042545D">
        <w:rPr>
          <w:rFonts w:cs="Calibri"/>
          <w:sz w:val="24"/>
          <w:szCs w:val="24"/>
          <w:u w:val="single"/>
          <w:lang w:val="it-IT" w:eastAsia="it-IT"/>
        </w:rPr>
        <w:t xml:space="preserve">ANOMALIA </w:t>
      </w:r>
      <w:r w:rsidRPr="0042545D">
        <w:rPr>
          <w:rFonts w:cs="Calibri"/>
          <w:sz w:val="24"/>
          <w:szCs w:val="24"/>
          <w:lang w:val="it-IT" w:eastAsia="it-IT"/>
        </w:rPr>
        <w:t xml:space="preserve">= Un’anomalia si verifica quando una o più variabili ambientali rilevate da un sensore non rientrano nel </w:t>
      </w:r>
      <w:r w:rsidRPr="0042545D">
        <w:rPr>
          <w:rFonts w:cs="Calibri"/>
          <w:b/>
          <w:bCs/>
          <w:sz w:val="24"/>
          <w:szCs w:val="24"/>
          <w:lang w:val="it-IT" w:eastAsia="it-IT"/>
        </w:rPr>
        <w:t>range</w:t>
      </w:r>
      <w:r w:rsidRPr="0042545D">
        <w:rPr>
          <w:rFonts w:cs="Calibri"/>
          <w:sz w:val="24"/>
          <w:szCs w:val="24"/>
          <w:lang w:val="it-IT" w:eastAsia="it-IT"/>
        </w:rPr>
        <w:t xml:space="preserve"> [MIN VALUE,MAX VALUE]</w:t>
      </w:r>
      <w:r>
        <w:rPr>
          <w:rFonts w:cs="Calibri"/>
          <w:sz w:val="24"/>
          <w:szCs w:val="24"/>
          <w:lang w:val="it-IT" w:eastAsia="it-IT"/>
        </w:rPr>
        <w:t xml:space="preserve"> oppure uno o più sensori non funzionano.</w:t>
      </w:r>
    </w:p>
    <w:p w:rsidR="00247DF0" w:rsidRPr="0042545D" w:rsidRDefault="00247DF0" w:rsidP="0042545D">
      <w:pPr>
        <w:pStyle w:val="Paragrafoelenco"/>
        <w:numPr>
          <w:ilvl w:val="0"/>
          <w:numId w:val="33"/>
        </w:numPr>
        <w:spacing w:after="0" w:line="240" w:lineRule="auto"/>
        <w:rPr>
          <w:rFonts w:cs="Calibri"/>
          <w:sz w:val="24"/>
          <w:szCs w:val="24"/>
          <w:lang w:val="it-IT" w:eastAsia="it-IT"/>
        </w:rPr>
      </w:pPr>
      <w:ins w:id="253" w:author="Enrico Monte" w:date="2019-01-15T16:52:00Z">
        <w:r>
          <w:rPr>
            <w:rFonts w:cs="Calibri"/>
            <w:sz w:val="24"/>
            <w:szCs w:val="24"/>
            <w:u w:val="single"/>
            <w:lang w:val="it-IT" w:eastAsia="it-IT"/>
          </w:rPr>
          <w:t>MALFUNZIONAMENTO = Si verifica quando uno o pi</w:t>
        </w:r>
      </w:ins>
      <w:ins w:id="254" w:author="Enrico Monte" w:date="2019-01-19T14:22:00Z">
        <w:r w:rsidR="00B20329">
          <w:rPr>
            <w:rFonts w:cs="Calibri"/>
            <w:sz w:val="24"/>
            <w:szCs w:val="24"/>
            <w:u w:val="single"/>
            <w:lang w:val="it-IT" w:eastAsia="it-IT"/>
          </w:rPr>
          <w:t>ù</w:t>
        </w:r>
      </w:ins>
      <w:ins w:id="255" w:author="Enrico Monte" w:date="2019-01-15T16:52:00Z">
        <w:r>
          <w:rPr>
            <w:rFonts w:cs="Calibri"/>
            <w:sz w:val="24"/>
            <w:szCs w:val="24"/>
            <w:u w:val="single"/>
            <w:lang w:val="it-IT" w:eastAsia="it-IT"/>
          </w:rPr>
          <w:t xml:space="preserve"> sensori non risultano funzionanti</w:t>
        </w:r>
      </w:ins>
    </w:p>
    <w:p w:rsidR="0042545D" w:rsidRPr="0042545D" w:rsidRDefault="0042545D" w:rsidP="0042545D">
      <w:pPr>
        <w:pStyle w:val="Paragrafoelenco"/>
        <w:numPr>
          <w:ilvl w:val="0"/>
          <w:numId w:val="33"/>
        </w:numPr>
        <w:shd w:val="clear" w:color="auto" w:fill="FFFFFF"/>
        <w:spacing w:after="0" w:line="240" w:lineRule="auto"/>
        <w:rPr>
          <w:rFonts w:cs="Calibri"/>
          <w:sz w:val="24"/>
          <w:szCs w:val="24"/>
          <w:lang w:val="it-IT" w:eastAsia="it-IT"/>
        </w:rPr>
      </w:pPr>
      <w:r w:rsidRPr="0042545D">
        <w:rPr>
          <w:rFonts w:cs="Calibri"/>
          <w:sz w:val="24"/>
          <w:szCs w:val="24"/>
          <w:u w:val="single"/>
          <w:lang w:val="it-IT" w:eastAsia="it-IT"/>
        </w:rPr>
        <w:t>GESTORE</w:t>
      </w:r>
      <w:r w:rsidRPr="0042545D">
        <w:rPr>
          <w:rFonts w:cs="Calibri"/>
          <w:sz w:val="24"/>
          <w:szCs w:val="24"/>
          <w:lang w:val="it-IT" w:eastAsia="it-IT"/>
        </w:rPr>
        <w:t xml:space="preserve"> = Monitora una determinata area. Il gestore </w:t>
      </w:r>
      <w:r>
        <w:rPr>
          <w:rFonts w:cs="Calibri"/>
          <w:sz w:val="24"/>
          <w:szCs w:val="24"/>
          <w:lang w:val="it-IT" w:eastAsia="it-IT"/>
        </w:rPr>
        <w:t>può essere</w:t>
      </w:r>
      <w:r w:rsidRPr="0042545D">
        <w:rPr>
          <w:rFonts w:cs="Calibri"/>
          <w:sz w:val="24"/>
          <w:szCs w:val="24"/>
          <w:lang w:val="it-IT" w:eastAsia="it-IT"/>
        </w:rPr>
        <w:t>:</w:t>
      </w:r>
    </w:p>
    <w:p w:rsidR="0042545D" w:rsidRPr="0042545D" w:rsidRDefault="0042545D" w:rsidP="0042545D">
      <w:pPr>
        <w:pStyle w:val="Paragrafoelenco"/>
        <w:numPr>
          <w:ilvl w:val="1"/>
          <w:numId w:val="33"/>
        </w:numPr>
        <w:shd w:val="clear" w:color="auto" w:fill="FFFFFF"/>
        <w:spacing w:after="0" w:line="240" w:lineRule="auto"/>
        <w:rPr>
          <w:rFonts w:cs="Calibri"/>
          <w:sz w:val="24"/>
          <w:szCs w:val="24"/>
          <w:lang w:val="it-IT" w:eastAsia="it-IT"/>
        </w:rPr>
      </w:pPr>
      <w:r w:rsidRPr="0042545D">
        <w:rPr>
          <w:rFonts w:cs="Calibri"/>
          <w:sz w:val="24"/>
          <w:szCs w:val="24"/>
          <w:lang w:val="it-IT" w:eastAsia="it-IT"/>
        </w:rPr>
        <w:t xml:space="preserve"> </w:t>
      </w:r>
      <w:proofErr w:type="spellStart"/>
      <w:r w:rsidRPr="0042545D">
        <w:rPr>
          <w:rFonts w:cs="Calibri"/>
          <w:b/>
          <w:bCs/>
          <w:sz w:val="24"/>
          <w:szCs w:val="24"/>
          <w:lang w:val="it-IT" w:eastAsia="it-IT"/>
        </w:rPr>
        <w:t>GestoreCittà</w:t>
      </w:r>
      <w:proofErr w:type="spellEnd"/>
      <w:r w:rsidRPr="0042545D">
        <w:rPr>
          <w:rFonts w:cs="Calibri"/>
          <w:sz w:val="24"/>
          <w:szCs w:val="24"/>
          <w:lang w:val="it-IT" w:eastAsia="it-IT"/>
        </w:rPr>
        <w:t xml:space="preserve"> (supervisione di zone di una città)</w:t>
      </w:r>
    </w:p>
    <w:p w:rsidR="0042545D" w:rsidRPr="0042545D" w:rsidRDefault="0042545D" w:rsidP="0042545D">
      <w:pPr>
        <w:pStyle w:val="Paragrafoelenco"/>
        <w:numPr>
          <w:ilvl w:val="1"/>
          <w:numId w:val="33"/>
        </w:numPr>
        <w:shd w:val="clear" w:color="auto" w:fill="FFFFFF"/>
        <w:spacing w:after="0" w:line="240" w:lineRule="auto"/>
        <w:rPr>
          <w:rFonts w:cs="Calibri"/>
          <w:sz w:val="24"/>
          <w:szCs w:val="24"/>
          <w:lang w:val="it-IT" w:eastAsia="it-IT"/>
        </w:rPr>
      </w:pPr>
      <w:r w:rsidRPr="0042545D">
        <w:rPr>
          <w:rFonts w:cs="Calibri"/>
          <w:sz w:val="24"/>
          <w:szCs w:val="24"/>
          <w:lang w:val="it-IT" w:eastAsia="it-IT"/>
        </w:rPr>
        <w:t xml:space="preserve"> </w:t>
      </w:r>
      <w:proofErr w:type="spellStart"/>
      <w:r w:rsidRPr="0042545D">
        <w:rPr>
          <w:rFonts w:cs="Calibri"/>
          <w:b/>
          <w:bCs/>
          <w:sz w:val="24"/>
          <w:szCs w:val="24"/>
          <w:lang w:val="it-IT" w:eastAsia="it-IT"/>
        </w:rPr>
        <w:t>GestoreZona</w:t>
      </w:r>
      <w:proofErr w:type="spellEnd"/>
      <w:r w:rsidRPr="0042545D">
        <w:rPr>
          <w:rFonts w:cs="Calibri"/>
          <w:sz w:val="24"/>
          <w:szCs w:val="24"/>
          <w:lang w:val="it-IT" w:eastAsia="it-IT"/>
        </w:rPr>
        <w:t xml:space="preserve"> (supervisione di edifici di una zona)</w:t>
      </w:r>
    </w:p>
    <w:p w:rsidR="0042545D" w:rsidRPr="0042545D" w:rsidRDefault="0042545D" w:rsidP="0042545D">
      <w:pPr>
        <w:pStyle w:val="Paragrafoelenco"/>
        <w:numPr>
          <w:ilvl w:val="1"/>
          <w:numId w:val="33"/>
        </w:numPr>
        <w:shd w:val="clear" w:color="auto" w:fill="FFFFFF"/>
        <w:spacing w:after="0" w:line="240" w:lineRule="auto"/>
        <w:rPr>
          <w:rFonts w:cs="Calibri"/>
          <w:sz w:val="24"/>
          <w:szCs w:val="24"/>
          <w:lang w:val="it-IT" w:eastAsia="it-IT"/>
        </w:rPr>
      </w:pPr>
      <w:r w:rsidRPr="0042545D">
        <w:rPr>
          <w:rFonts w:cs="Calibri"/>
          <w:sz w:val="24"/>
          <w:szCs w:val="24"/>
          <w:lang w:val="it-IT" w:eastAsia="it-IT"/>
        </w:rPr>
        <w:t xml:space="preserve"> </w:t>
      </w:r>
      <w:proofErr w:type="spellStart"/>
      <w:r w:rsidRPr="0042545D">
        <w:rPr>
          <w:rFonts w:cs="Calibri"/>
          <w:b/>
          <w:bCs/>
          <w:sz w:val="24"/>
          <w:szCs w:val="24"/>
          <w:lang w:val="it-IT" w:eastAsia="it-IT"/>
        </w:rPr>
        <w:t>GestoreEdificio</w:t>
      </w:r>
      <w:proofErr w:type="spellEnd"/>
      <w:r w:rsidRPr="0042545D">
        <w:rPr>
          <w:rFonts w:cs="Calibri"/>
          <w:sz w:val="24"/>
          <w:szCs w:val="24"/>
          <w:lang w:val="it-IT" w:eastAsia="it-IT"/>
        </w:rPr>
        <w:t xml:space="preserve"> (supervisione di </w:t>
      </w:r>
      <w:r>
        <w:rPr>
          <w:rFonts w:cs="Calibri"/>
          <w:sz w:val="24"/>
          <w:szCs w:val="24"/>
          <w:lang w:val="it-IT" w:eastAsia="it-IT"/>
        </w:rPr>
        <w:t>piani e stanze di un edificio</w:t>
      </w:r>
      <w:r w:rsidRPr="0042545D">
        <w:rPr>
          <w:rFonts w:cs="Calibri"/>
          <w:sz w:val="24"/>
          <w:szCs w:val="24"/>
          <w:lang w:val="it-IT" w:eastAsia="it-IT"/>
        </w:rPr>
        <w:t>).</w:t>
      </w:r>
    </w:p>
    <w:p w:rsidR="0042545D" w:rsidRPr="0042545D" w:rsidRDefault="0042545D" w:rsidP="0042545D">
      <w:pPr>
        <w:pStyle w:val="Paragrafoelenco"/>
        <w:numPr>
          <w:ilvl w:val="0"/>
          <w:numId w:val="33"/>
        </w:numPr>
        <w:spacing w:after="0" w:line="240" w:lineRule="auto"/>
        <w:rPr>
          <w:rFonts w:cs="Calibri"/>
          <w:sz w:val="24"/>
          <w:szCs w:val="24"/>
          <w:lang w:val="it-IT" w:eastAsia="it-IT"/>
        </w:rPr>
      </w:pPr>
      <w:r w:rsidRPr="0042545D">
        <w:rPr>
          <w:rFonts w:cs="Calibri"/>
          <w:sz w:val="24"/>
          <w:szCs w:val="24"/>
          <w:u w:val="single"/>
          <w:lang w:val="it-IT" w:eastAsia="it-IT"/>
        </w:rPr>
        <w:t>AREA</w:t>
      </w:r>
      <w:r w:rsidRPr="0042545D">
        <w:rPr>
          <w:rFonts w:cs="Calibri"/>
          <w:sz w:val="24"/>
          <w:szCs w:val="24"/>
          <w:lang w:val="it-IT" w:eastAsia="it-IT"/>
        </w:rPr>
        <w:t xml:space="preserve"> = Area geografica nella quale sono posizionati sensori</w:t>
      </w:r>
      <w:r>
        <w:rPr>
          <w:rFonts w:cs="Calibri"/>
          <w:sz w:val="24"/>
          <w:szCs w:val="24"/>
          <w:lang w:val="it-IT" w:eastAsia="it-IT"/>
        </w:rPr>
        <w:t>;</w:t>
      </w:r>
    </w:p>
    <w:p w:rsidR="0042545D" w:rsidRPr="0042545D" w:rsidRDefault="0042545D" w:rsidP="0042545D">
      <w:pPr>
        <w:ind w:left="708"/>
        <w:rPr>
          <w:rFonts w:ascii="Calibri" w:hAnsi="Calibri" w:cs="Calibri"/>
          <w:lang w:val="it-IT" w:eastAsia="it-IT"/>
        </w:rPr>
      </w:pPr>
      <w:r>
        <w:rPr>
          <w:rFonts w:ascii="Calibri" w:hAnsi="Calibri" w:cs="Calibri"/>
          <w:lang w:val="it-IT" w:eastAsia="it-IT"/>
        </w:rPr>
        <w:t>può essere</w:t>
      </w:r>
      <w:r w:rsidRPr="0042545D">
        <w:rPr>
          <w:rFonts w:ascii="Calibri" w:hAnsi="Calibri" w:cs="Calibri"/>
          <w:lang w:val="it-IT" w:eastAsia="it-IT"/>
        </w:rPr>
        <w:t xml:space="preserve">: </w:t>
      </w:r>
      <w:r w:rsidRPr="0042545D">
        <w:rPr>
          <w:rFonts w:ascii="Calibri" w:hAnsi="Calibri" w:cs="Calibri"/>
          <w:b/>
          <w:bCs/>
          <w:lang w:val="it-IT" w:eastAsia="it-IT"/>
        </w:rPr>
        <w:t>Città, Zon</w:t>
      </w:r>
      <w:r>
        <w:rPr>
          <w:rFonts w:ascii="Calibri" w:hAnsi="Calibri" w:cs="Calibri"/>
          <w:b/>
          <w:bCs/>
          <w:lang w:val="it-IT" w:eastAsia="it-IT"/>
        </w:rPr>
        <w:t>a</w:t>
      </w:r>
      <w:r w:rsidRPr="0042545D">
        <w:rPr>
          <w:rFonts w:ascii="Calibri" w:hAnsi="Calibri" w:cs="Calibri"/>
          <w:b/>
          <w:bCs/>
          <w:lang w:val="it-IT" w:eastAsia="it-IT"/>
        </w:rPr>
        <w:t>, Edific</w:t>
      </w:r>
      <w:r>
        <w:rPr>
          <w:rFonts w:ascii="Calibri" w:hAnsi="Calibri" w:cs="Calibri"/>
          <w:b/>
          <w:bCs/>
          <w:lang w:val="it-IT" w:eastAsia="it-IT"/>
        </w:rPr>
        <w:t>io</w:t>
      </w:r>
      <w:r w:rsidRPr="0042545D">
        <w:rPr>
          <w:rFonts w:ascii="Calibri" w:hAnsi="Calibri" w:cs="Calibri"/>
          <w:b/>
          <w:bCs/>
          <w:lang w:val="it-IT" w:eastAsia="it-IT"/>
        </w:rPr>
        <w:t>, Pian</w:t>
      </w:r>
      <w:r>
        <w:rPr>
          <w:rFonts w:ascii="Calibri" w:hAnsi="Calibri" w:cs="Calibri"/>
          <w:b/>
          <w:bCs/>
          <w:lang w:val="it-IT" w:eastAsia="it-IT"/>
        </w:rPr>
        <w:t>o</w:t>
      </w:r>
      <w:r w:rsidRPr="0042545D">
        <w:rPr>
          <w:rFonts w:ascii="Calibri" w:hAnsi="Calibri" w:cs="Calibri"/>
          <w:b/>
          <w:bCs/>
          <w:lang w:val="it-IT" w:eastAsia="it-IT"/>
        </w:rPr>
        <w:t>, Stanz</w:t>
      </w:r>
      <w:r>
        <w:rPr>
          <w:rFonts w:ascii="Calibri" w:hAnsi="Calibri" w:cs="Calibri"/>
          <w:b/>
          <w:bCs/>
          <w:lang w:val="it-IT" w:eastAsia="it-IT"/>
        </w:rPr>
        <w:t xml:space="preserve">a </w:t>
      </w:r>
      <w:r w:rsidRPr="0042545D">
        <w:rPr>
          <w:rFonts w:ascii="Calibri" w:hAnsi="Calibri" w:cs="Calibri"/>
          <w:lang w:val="it-IT" w:eastAsia="it-IT"/>
        </w:rPr>
        <w:t>(corridoio, atrio, aula, parcheggio</w:t>
      </w:r>
      <w:r>
        <w:rPr>
          <w:rFonts w:ascii="Calibri" w:hAnsi="Calibri" w:cs="Calibri"/>
          <w:lang w:val="it-IT" w:eastAsia="it-IT"/>
        </w:rPr>
        <w:t>, etc..).</w:t>
      </w:r>
    </w:p>
    <w:p w:rsidR="0042545D" w:rsidRPr="0042545D" w:rsidRDefault="0042545D" w:rsidP="0042545D">
      <w:pPr>
        <w:pStyle w:val="Paragrafoelenco"/>
        <w:numPr>
          <w:ilvl w:val="0"/>
          <w:numId w:val="32"/>
        </w:numPr>
        <w:spacing w:after="0" w:line="240" w:lineRule="auto"/>
        <w:rPr>
          <w:rFonts w:cs="Calibri"/>
          <w:color w:val="000000"/>
          <w:sz w:val="24"/>
          <w:szCs w:val="24"/>
          <w:lang w:val="it-IT" w:eastAsia="it-IT"/>
        </w:rPr>
      </w:pPr>
      <w:r w:rsidRPr="0042545D">
        <w:rPr>
          <w:rFonts w:cs="Calibri"/>
          <w:color w:val="000000"/>
          <w:sz w:val="24"/>
          <w:szCs w:val="24"/>
          <w:u w:val="single"/>
          <w:lang w:val="it-IT" w:eastAsia="it-IT"/>
        </w:rPr>
        <w:t xml:space="preserve">STATO AREA </w:t>
      </w:r>
      <w:r w:rsidRPr="0042545D">
        <w:rPr>
          <w:rFonts w:cs="Calibri"/>
          <w:color w:val="000000"/>
          <w:sz w:val="24"/>
          <w:szCs w:val="24"/>
          <w:lang w:val="it-IT" w:eastAsia="it-IT"/>
        </w:rPr>
        <w:t xml:space="preserve">= Valori medi delle variabili ambientali per l’area in questione e </w:t>
      </w:r>
      <w:r>
        <w:rPr>
          <w:rFonts w:cs="Calibri"/>
          <w:color w:val="000000"/>
          <w:sz w:val="24"/>
          <w:szCs w:val="24"/>
          <w:lang w:val="it-IT" w:eastAsia="it-IT"/>
        </w:rPr>
        <w:t>relativo livello di allerta.</w:t>
      </w:r>
    </w:p>
    <w:p w:rsidR="0042545D" w:rsidRPr="0042545D" w:rsidDel="00006B80" w:rsidRDefault="0042545D" w:rsidP="005B12E3">
      <w:pPr>
        <w:pStyle w:val="Titolo"/>
        <w:spacing w:line="276" w:lineRule="auto"/>
        <w:rPr>
          <w:del w:id="256" w:author="Stefano Florio" w:date="2019-01-20T18:36:00Z"/>
          <w:noProof/>
          <w:lang w:val="it-IT"/>
        </w:rPr>
      </w:pPr>
    </w:p>
    <w:p w:rsidR="0042545D" w:rsidRPr="0042545D" w:rsidDel="00006B80" w:rsidRDefault="0042545D" w:rsidP="005B12E3">
      <w:pPr>
        <w:pStyle w:val="Titolo"/>
        <w:spacing w:line="276" w:lineRule="auto"/>
        <w:rPr>
          <w:del w:id="257" w:author="Stefano Florio" w:date="2019-01-20T18:36:00Z"/>
          <w:noProof/>
          <w:lang w:val="it-IT"/>
        </w:rPr>
      </w:pPr>
    </w:p>
    <w:p w:rsidR="0042545D" w:rsidRPr="0042545D" w:rsidDel="00006B80" w:rsidRDefault="0042545D" w:rsidP="005B12E3">
      <w:pPr>
        <w:pStyle w:val="Titolo"/>
        <w:spacing w:line="276" w:lineRule="auto"/>
        <w:rPr>
          <w:del w:id="258" w:author="Stefano Florio" w:date="2019-01-20T18:36:00Z"/>
          <w:noProof/>
          <w:lang w:val="it-IT"/>
        </w:rPr>
      </w:pPr>
    </w:p>
    <w:p w:rsidR="0042545D" w:rsidRPr="0042545D" w:rsidDel="00006B80" w:rsidRDefault="0042545D" w:rsidP="005B12E3">
      <w:pPr>
        <w:pStyle w:val="Titolo"/>
        <w:spacing w:line="276" w:lineRule="auto"/>
        <w:rPr>
          <w:del w:id="259" w:author="Stefano Florio" w:date="2019-01-20T18:36:00Z"/>
          <w:noProof/>
          <w:lang w:val="it-IT"/>
        </w:rPr>
      </w:pPr>
    </w:p>
    <w:p w:rsidR="0042545D" w:rsidRPr="0042545D" w:rsidDel="00006B80" w:rsidRDefault="0042545D" w:rsidP="005B12E3">
      <w:pPr>
        <w:pStyle w:val="Titolo"/>
        <w:spacing w:line="276" w:lineRule="auto"/>
        <w:rPr>
          <w:del w:id="260" w:author="Stefano Florio" w:date="2019-01-20T18:37:00Z"/>
          <w:noProof/>
          <w:lang w:val="it-IT"/>
        </w:rPr>
      </w:pPr>
    </w:p>
    <w:p w:rsidR="0042545D" w:rsidRPr="0042545D" w:rsidDel="00006B80" w:rsidRDefault="0042545D" w:rsidP="005B12E3">
      <w:pPr>
        <w:pStyle w:val="Titolo"/>
        <w:spacing w:line="276" w:lineRule="auto"/>
        <w:rPr>
          <w:del w:id="261" w:author="Stefano Florio" w:date="2019-01-20T18:37:00Z"/>
          <w:noProof/>
          <w:lang w:val="it-IT"/>
        </w:rPr>
      </w:pPr>
    </w:p>
    <w:p w:rsidR="0042545D" w:rsidRPr="00E52F45" w:rsidRDefault="0042545D" w:rsidP="005B12E3">
      <w:pPr>
        <w:pStyle w:val="Titolo"/>
        <w:spacing w:line="276" w:lineRule="auto"/>
        <w:rPr>
          <w:noProof/>
          <w:sz w:val="11"/>
          <w:szCs w:val="11"/>
          <w:lang w:val="it-IT"/>
          <w:rPrChange w:id="262" w:author="Enrico Monte" w:date="2019-01-19T15:07:00Z">
            <w:rPr>
              <w:noProof/>
              <w:lang w:val="it-IT"/>
            </w:rPr>
          </w:rPrChange>
        </w:rPr>
      </w:pPr>
    </w:p>
    <w:p w:rsidR="00C37CA0" w:rsidRDefault="00C1496A" w:rsidP="00EF577A">
      <w:pPr>
        <w:pStyle w:val="Titolo"/>
        <w:numPr>
          <w:ilvl w:val="0"/>
          <w:numId w:val="35"/>
        </w:numPr>
        <w:spacing w:line="276" w:lineRule="auto"/>
        <w:rPr>
          <w:noProof/>
        </w:rPr>
      </w:pPr>
      <w:r>
        <w:rPr>
          <w:noProof/>
        </w:rPr>
        <w:t xml:space="preserve">Requirements </w:t>
      </w:r>
      <w:r w:rsidR="0047226A">
        <w:rPr>
          <w:noProof/>
        </w:rPr>
        <w:t>Collection</w:t>
      </w:r>
      <w:r w:rsidR="008C2141">
        <w:rPr>
          <w:noProof/>
        </w:rPr>
        <w:t xml:space="preserve"> </w:t>
      </w:r>
    </w:p>
    <w:p w:rsidR="00006B80" w:rsidRDefault="00006B80" w:rsidP="00195514">
      <w:pPr>
        <w:pStyle w:val="Titolo"/>
        <w:spacing w:line="360" w:lineRule="auto"/>
        <w:rPr>
          <w:ins w:id="263" w:author="Stefano Florio" w:date="2019-01-20T18:37:00Z"/>
          <w:rStyle w:val="Enfasiintensa"/>
          <w:sz w:val="28"/>
        </w:rPr>
      </w:pPr>
    </w:p>
    <w:p w:rsidR="00D85634" w:rsidRDefault="00D85634" w:rsidP="00195514">
      <w:pPr>
        <w:pStyle w:val="Titolo"/>
        <w:spacing w:line="360" w:lineRule="auto"/>
        <w:rPr>
          <w:rStyle w:val="Enfasiintensa"/>
          <w:sz w:val="28"/>
        </w:rPr>
      </w:pPr>
      <w:r>
        <w:rPr>
          <w:rStyle w:val="Enfasiintensa"/>
          <w:sz w:val="28"/>
        </w:rPr>
        <w:t xml:space="preserve">A.0 </w:t>
      </w:r>
      <w:proofErr w:type="gramStart"/>
      <w:r>
        <w:rPr>
          <w:rStyle w:val="Enfasiintensa"/>
          <w:sz w:val="28"/>
        </w:rPr>
        <w:t>Detailed  Scenarios</w:t>
      </w:r>
      <w:proofErr w:type="gramEnd"/>
    </w:p>
    <w:tbl>
      <w:tblPr>
        <w:tblStyle w:val="Grigliatabella"/>
        <w:tblW w:w="9356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411"/>
        <w:gridCol w:w="6945"/>
      </w:tblGrid>
      <w:tr w:rsidR="00EF577A" w:rsidRPr="00E84FAB" w:rsidTr="00EF577A">
        <w:trPr>
          <w:trHeight w:val="326"/>
        </w:trPr>
        <w:tc>
          <w:tcPr>
            <w:tcW w:w="2411" w:type="dxa"/>
            <w:tcBorders>
              <w:top w:val="single" w:sz="12" w:space="0" w:color="auto"/>
              <w:right w:val="nil"/>
            </w:tcBorders>
          </w:tcPr>
          <w:p w:rsidR="00EF577A" w:rsidRPr="00EF577A" w:rsidRDefault="00EF577A" w:rsidP="00515D08">
            <w:pPr>
              <w:rPr>
                <w:rStyle w:val="Enfasiintensa"/>
                <w:rFonts w:ascii="Arial" w:hAnsi="Arial" w:cs="Arial"/>
                <w:b w:val="0"/>
                <w:color w:val="auto"/>
                <w:sz w:val="22"/>
                <w:szCs w:val="22"/>
              </w:rPr>
            </w:pPr>
            <w:r w:rsidRPr="00EF577A">
              <w:rPr>
                <w:rStyle w:val="Enfasiintensa"/>
                <w:rFonts w:ascii="Arial" w:hAnsi="Arial" w:cs="Arial"/>
                <w:b w:val="0"/>
                <w:color w:val="auto"/>
                <w:sz w:val="22"/>
                <w:szCs w:val="22"/>
              </w:rPr>
              <w:t>Scenario Name</w:t>
            </w:r>
          </w:p>
        </w:tc>
        <w:tc>
          <w:tcPr>
            <w:tcW w:w="6945" w:type="dxa"/>
            <w:tcBorders>
              <w:top w:val="single" w:sz="12" w:space="0" w:color="auto"/>
              <w:left w:val="nil"/>
            </w:tcBorders>
          </w:tcPr>
          <w:p w:rsidR="00EF577A" w:rsidRPr="00EF577A" w:rsidRDefault="00EF577A" w:rsidP="00515D08">
            <w:pPr>
              <w:rPr>
                <w:rStyle w:val="Enfasiintensa"/>
                <w:rFonts w:ascii="Arial" w:hAnsi="Arial" w:cs="Arial"/>
                <w:i w:val="0"/>
                <w:color w:val="auto"/>
                <w:sz w:val="22"/>
                <w:szCs w:val="22"/>
              </w:rPr>
            </w:pPr>
            <w:proofErr w:type="spellStart"/>
            <w:r w:rsidRPr="00EF577A">
              <w:rPr>
                <w:rStyle w:val="Enfasiintensa"/>
                <w:rFonts w:ascii="Arial" w:hAnsi="Arial" w:cs="Arial"/>
                <w:i w:val="0"/>
                <w:color w:val="auto"/>
                <w:sz w:val="22"/>
                <w:szCs w:val="22"/>
              </w:rPr>
              <w:t>Alta_Temperatura_Rilevata</w:t>
            </w:r>
            <w:proofErr w:type="spellEnd"/>
          </w:p>
          <w:p w:rsidR="00EF577A" w:rsidRPr="00EF577A" w:rsidRDefault="00EF577A" w:rsidP="00515D08">
            <w:pPr>
              <w:rPr>
                <w:rStyle w:val="Enfasiintensa"/>
                <w:rFonts w:ascii="Arial" w:hAnsi="Arial" w:cs="Arial"/>
                <w:i w:val="0"/>
                <w:color w:val="auto"/>
                <w:sz w:val="22"/>
                <w:szCs w:val="22"/>
              </w:rPr>
            </w:pPr>
          </w:p>
        </w:tc>
      </w:tr>
      <w:tr w:rsidR="00EF577A" w:rsidRPr="00215746" w:rsidTr="00EF577A">
        <w:tc>
          <w:tcPr>
            <w:tcW w:w="2411" w:type="dxa"/>
            <w:tcBorders>
              <w:right w:val="nil"/>
            </w:tcBorders>
          </w:tcPr>
          <w:p w:rsidR="00EF577A" w:rsidRPr="00E84FAB" w:rsidRDefault="00EF577A" w:rsidP="00515D08">
            <w:pPr>
              <w:rPr>
                <w:rStyle w:val="Enfasiintensa"/>
                <w:rFonts w:ascii="Arial" w:hAnsi="Arial" w:cs="Arial"/>
                <w:b w:val="0"/>
                <w:color w:val="auto"/>
                <w:sz w:val="22"/>
                <w:szCs w:val="22"/>
              </w:rPr>
            </w:pPr>
            <w:proofErr w:type="spellStart"/>
            <w:r w:rsidRPr="00E84FAB">
              <w:rPr>
                <w:rStyle w:val="Enfasiintensa"/>
                <w:rFonts w:ascii="Arial" w:hAnsi="Arial" w:cs="Arial"/>
                <w:b w:val="0"/>
                <w:color w:val="auto"/>
                <w:sz w:val="22"/>
                <w:szCs w:val="22"/>
              </w:rPr>
              <w:t>Partecipating</w:t>
            </w:r>
            <w:proofErr w:type="spellEnd"/>
            <w:r w:rsidRPr="00E84FAB">
              <w:rPr>
                <w:rStyle w:val="Enfasiintensa"/>
                <w:rFonts w:ascii="Arial" w:hAnsi="Arial" w:cs="Arial"/>
                <w:b w:val="0"/>
                <w:color w:val="auto"/>
                <w:sz w:val="22"/>
                <w:szCs w:val="22"/>
              </w:rPr>
              <w:t xml:space="preserve"> Actors</w:t>
            </w:r>
          </w:p>
        </w:tc>
        <w:tc>
          <w:tcPr>
            <w:tcW w:w="6945" w:type="dxa"/>
            <w:tcBorders>
              <w:left w:val="nil"/>
            </w:tcBorders>
          </w:tcPr>
          <w:p w:rsidR="00EF577A" w:rsidRPr="00EF577A" w:rsidRDefault="00EF577A" w:rsidP="00515D08">
            <w:pPr>
              <w:rPr>
                <w:rStyle w:val="Enfasiintensa"/>
                <w:rFonts w:ascii="Arial" w:hAnsi="Arial" w:cs="Arial"/>
                <w:i w:val="0"/>
                <w:color w:val="auto"/>
                <w:sz w:val="22"/>
                <w:szCs w:val="22"/>
                <w:u w:val="single"/>
                <w:lang w:val="it-IT"/>
              </w:rPr>
            </w:pPr>
            <w:proofErr w:type="spellStart"/>
            <w:r w:rsidRPr="00EF577A">
              <w:rPr>
                <w:rStyle w:val="Enfasiintensa"/>
                <w:rFonts w:ascii="Arial" w:hAnsi="Arial" w:cs="Arial"/>
                <w:i w:val="0"/>
                <w:color w:val="auto"/>
                <w:sz w:val="22"/>
                <w:szCs w:val="22"/>
                <w:lang w:val="it-IT"/>
              </w:rPr>
              <w:t>GestoreCittà</w:t>
            </w:r>
            <w:proofErr w:type="spellEnd"/>
            <w:r w:rsidRPr="00EF577A">
              <w:rPr>
                <w:rStyle w:val="Enfasiintensa"/>
                <w:rFonts w:ascii="Arial" w:hAnsi="Arial" w:cs="Arial"/>
                <w:i w:val="0"/>
                <w:color w:val="auto"/>
                <w:sz w:val="22"/>
                <w:szCs w:val="22"/>
                <w:lang w:val="it-IT"/>
              </w:rPr>
              <w:t xml:space="preserve">: </w:t>
            </w:r>
            <w:r w:rsidRPr="00EF577A">
              <w:rPr>
                <w:rStyle w:val="Enfasiintensa"/>
                <w:rFonts w:ascii="Arial" w:hAnsi="Arial" w:cs="Arial"/>
                <w:i w:val="0"/>
                <w:color w:val="auto"/>
                <w:sz w:val="22"/>
                <w:szCs w:val="22"/>
                <w:u w:val="single"/>
                <w:lang w:val="it-IT"/>
              </w:rPr>
              <w:t>Bob</w:t>
            </w:r>
            <w:r w:rsidRPr="00EF577A">
              <w:rPr>
                <w:rStyle w:val="Enfasiintensa"/>
                <w:rFonts w:ascii="Arial" w:hAnsi="Arial" w:cs="Arial"/>
                <w:i w:val="0"/>
                <w:color w:val="auto"/>
                <w:sz w:val="22"/>
                <w:szCs w:val="22"/>
                <w:lang w:val="it-IT"/>
              </w:rPr>
              <w:t xml:space="preserve">; </w:t>
            </w:r>
            <w:proofErr w:type="spellStart"/>
            <w:r w:rsidRPr="00EF577A">
              <w:rPr>
                <w:rStyle w:val="Enfasiintensa"/>
                <w:rFonts w:ascii="Arial" w:hAnsi="Arial" w:cs="Arial"/>
                <w:i w:val="0"/>
                <w:color w:val="auto"/>
                <w:sz w:val="22"/>
                <w:szCs w:val="22"/>
                <w:lang w:val="it-IT"/>
              </w:rPr>
              <w:t>GestoreZona</w:t>
            </w:r>
            <w:proofErr w:type="spellEnd"/>
            <w:r w:rsidRPr="00EF577A">
              <w:rPr>
                <w:rStyle w:val="Enfasiintensa"/>
                <w:rFonts w:ascii="Arial" w:hAnsi="Arial" w:cs="Arial"/>
                <w:i w:val="0"/>
                <w:color w:val="auto"/>
                <w:sz w:val="22"/>
                <w:szCs w:val="22"/>
                <w:lang w:val="it-IT"/>
              </w:rPr>
              <w:t xml:space="preserve">: </w:t>
            </w:r>
            <w:r w:rsidRPr="00EF577A">
              <w:rPr>
                <w:rStyle w:val="Enfasiintensa"/>
                <w:rFonts w:ascii="Arial" w:hAnsi="Arial" w:cs="Arial"/>
                <w:i w:val="0"/>
                <w:color w:val="auto"/>
                <w:sz w:val="22"/>
                <w:szCs w:val="22"/>
                <w:u w:val="single"/>
                <w:lang w:val="it-IT"/>
              </w:rPr>
              <w:t>Max</w:t>
            </w:r>
            <w:r w:rsidRPr="00EF577A">
              <w:rPr>
                <w:rStyle w:val="Enfasiintensa"/>
                <w:rFonts w:ascii="Arial" w:hAnsi="Arial" w:cs="Arial"/>
                <w:i w:val="0"/>
                <w:color w:val="auto"/>
                <w:sz w:val="22"/>
                <w:szCs w:val="22"/>
                <w:lang w:val="it-IT"/>
              </w:rPr>
              <w:t xml:space="preserve">; </w:t>
            </w:r>
            <w:proofErr w:type="spellStart"/>
            <w:r w:rsidRPr="00EF577A">
              <w:rPr>
                <w:rStyle w:val="Enfasiintensa"/>
                <w:rFonts w:ascii="Arial" w:hAnsi="Arial" w:cs="Arial"/>
                <w:i w:val="0"/>
                <w:color w:val="auto"/>
                <w:sz w:val="22"/>
                <w:szCs w:val="22"/>
                <w:lang w:val="it-IT"/>
              </w:rPr>
              <w:t>GestoreEdificio</w:t>
            </w:r>
            <w:proofErr w:type="spellEnd"/>
            <w:r w:rsidRPr="00EF577A">
              <w:rPr>
                <w:rStyle w:val="Enfasiintensa"/>
                <w:rFonts w:ascii="Arial" w:hAnsi="Arial" w:cs="Arial"/>
                <w:i w:val="0"/>
                <w:color w:val="auto"/>
                <w:sz w:val="22"/>
                <w:szCs w:val="22"/>
                <w:lang w:val="it-IT"/>
              </w:rPr>
              <w:t xml:space="preserve">: </w:t>
            </w:r>
            <w:r w:rsidRPr="00EF577A">
              <w:rPr>
                <w:rStyle w:val="Enfasiintensa"/>
                <w:rFonts w:ascii="Arial" w:hAnsi="Arial" w:cs="Arial"/>
                <w:i w:val="0"/>
                <w:color w:val="auto"/>
                <w:sz w:val="22"/>
                <w:szCs w:val="22"/>
                <w:u w:val="single"/>
                <w:lang w:val="it-IT"/>
              </w:rPr>
              <w:t>John</w:t>
            </w:r>
          </w:p>
          <w:p w:rsidR="00EF577A" w:rsidRPr="00EF577A" w:rsidRDefault="00EF577A" w:rsidP="00515D08">
            <w:pPr>
              <w:rPr>
                <w:rStyle w:val="Enfasiintensa"/>
                <w:rFonts w:ascii="Arial" w:hAnsi="Arial" w:cs="Arial"/>
                <w:i w:val="0"/>
                <w:color w:val="auto"/>
                <w:sz w:val="22"/>
                <w:szCs w:val="22"/>
                <w:lang w:val="it-IT"/>
              </w:rPr>
            </w:pPr>
          </w:p>
        </w:tc>
      </w:tr>
      <w:tr w:rsidR="00EF577A" w:rsidRPr="00BB29E6" w:rsidTr="00EF577A">
        <w:trPr>
          <w:trHeight w:val="7884"/>
        </w:trPr>
        <w:tc>
          <w:tcPr>
            <w:tcW w:w="2411" w:type="dxa"/>
            <w:tcBorders>
              <w:bottom w:val="single" w:sz="12" w:space="0" w:color="auto"/>
              <w:right w:val="nil"/>
            </w:tcBorders>
          </w:tcPr>
          <w:p w:rsidR="00EF577A" w:rsidRDefault="00EF577A" w:rsidP="00515D08">
            <w:pPr>
              <w:rPr>
                <w:ins w:id="264" w:author="Enrico Monte" w:date="2019-01-19T23:11:00Z"/>
                <w:rStyle w:val="Enfasiintensa"/>
                <w:rFonts w:ascii="Arial" w:hAnsi="Arial" w:cs="Arial"/>
                <w:b w:val="0"/>
                <w:color w:val="auto"/>
                <w:sz w:val="22"/>
                <w:szCs w:val="22"/>
              </w:rPr>
            </w:pPr>
            <w:r w:rsidRPr="00E84FAB">
              <w:rPr>
                <w:rStyle w:val="Enfasiintensa"/>
                <w:rFonts w:ascii="Arial" w:hAnsi="Arial" w:cs="Arial"/>
                <w:b w:val="0"/>
                <w:color w:val="auto"/>
                <w:sz w:val="22"/>
                <w:szCs w:val="22"/>
              </w:rPr>
              <w:t xml:space="preserve">Flow </w:t>
            </w:r>
            <w:r>
              <w:rPr>
                <w:rStyle w:val="Enfasiintensa"/>
                <w:rFonts w:ascii="Arial" w:hAnsi="Arial" w:cs="Arial"/>
                <w:b w:val="0"/>
                <w:color w:val="auto"/>
                <w:sz w:val="22"/>
                <w:szCs w:val="22"/>
              </w:rPr>
              <w:t>o</w:t>
            </w:r>
            <w:r w:rsidRPr="00E84FAB">
              <w:rPr>
                <w:rStyle w:val="Enfasiintensa"/>
                <w:rFonts w:ascii="Arial" w:hAnsi="Arial" w:cs="Arial"/>
                <w:b w:val="0"/>
                <w:color w:val="auto"/>
                <w:sz w:val="22"/>
                <w:szCs w:val="22"/>
              </w:rPr>
              <w:t>f Event</w:t>
            </w:r>
            <w:r>
              <w:rPr>
                <w:rStyle w:val="Enfasiintensa"/>
                <w:rFonts w:ascii="Arial" w:hAnsi="Arial" w:cs="Arial"/>
                <w:b w:val="0"/>
                <w:color w:val="auto"/>
                <w:sz w:val="22"/>
                <w:szCs w:val="22"/>
              </w:rPr>
              <w:t>s</w:t>
            </w:r>
          </w:p>
          <w:p w:rsidR="003F7E55" w:rsidRPr="003F7E55" w:rsidRDefault="003F7E55" w:rsidP="003F7E55">
            <w:pPr>
              <w:rPr>
                <w:ins w:id="265" w:author="Enrico Monte" w:date="2019-01-19T23:11:00Z"/>
                <w:rPrChange w:id="266" w:author="Enrico Monte" w:date="2019-01-19T23:11:00Z">
                  <w:rPr>
                    <w:ins w:id="267" w:author="Enrico Monte" w:date="2019-01-19T23:11:00Z"/>
                    <w:rStyle w:val="Enfasiintensa"/>
                    <w:rFonts w:ascii="Arial" w:hAnsi="Arial" w:cs="Arial"/>
                    <w:b w:val="0"/>
                    <w:color w:val="auto"/>
                    <w:sz w:val="22"/>
                    <w:szCs w:val="22"/>
                  </w:rPr>
                </w:rPrChange>
              </w:rPr>
            </w:pPr>
          </w:p>
          <w:p w:rsidR="003F7E55" w:rsidRPr="003F7E55" w:rsidRDefault="003F7E55" w:rsidP="003F7E55">
            <w:pPr>
              <w:rPr>
                <w:ins w:id="268" w:author="Enrico Monte" w:date="2019-01-19T23:11:00Z"/>
                <w:rPrChange w:id="269" w:author="Enrico Monte" w:date="2019-01-19T23:11:00Z">
                  <w:rPr>
                    <w:ins w:id="270" w:author="Enrico Monte" w:date="2019-01-19T23:11:00Z"/>
                    <w:rStyle w:val="Enfasiintensa"/>
                    <w:rFonts w:ascii="Arial" w:hAnsi="Arial" w:cs="Arial"/>
                    <w:b w:val="0"/>
                    <w:color w:val="auto"/>
                    <w:sz w:val="22"/>
                    <w:szCs w:val="22"/>
                  </w:rPr>
                </w:rPrChange>
              </w:rPr>
            </w:pPr>
          </w:p>
          <w:p w:rsidR="003F7E55" w:rsidRPr="003F7E55" w:rsidRDefault="003F7E55" w:rsidP="00AC5B95">
            <w:pPr>
              <w:rPr>
                <w:ins w:id="271" w:author="Enrico Monte" w:date="2019-01-19T23:11:00Z"/>
                <w:rPrChange w:id="272" w:author="Enrico Monte" w:date="2019-01-19T23:11:00Z">
                  <w:rPr>
                    <w:ins w:id="273" w:author="Enrico Monte" w:date="2019-01-19T23:11:00Z"/>
                    <w:rStyle w:val="Enfasiintensa"/>
                    <w:rFonts w:ascii="Arial" w:hAnsi="Arial" w:cs="Arial"/>
                    <w:b w:val="0"/>
                    <w:color w:val="auto"/>
                    <w:sz w:val="22"/>
                    <w:szCs w:val="22"/>
                  </w:rPr>
                </w:rPrChange>
              </w:rPr>
            </w:pPr>
          </w:p>
          <w:p w:rsidR="003F7E55" w:rsidRPr="003F7E55" w:rsidRDefault="003F7E55">
            <w:pPr>
              <w:rPr>
                <w:ins w:id="274" w:author="Enrico Monte" w:date="2019-01-19T23:11:00Z"/>
                <w:rPrChange w:id="275" w:author="Enrico Monte" w:date="2019-01-19T23:11:00Z">
                  <w:rPr>
                    <w:ins w:id="276" w:author="Enrico Monte" w:date="2019-01-19T23:11:00Z"/>
                    <w:rStyle w:val="Enfasiintensa"/>
                    <w:rFonts w:ascii="Arial" w:hAnsi="Arial" w:cs="Arial"/>
                    <w:b w:val="0"/>
                    <w:color w:val="auto"/>
                    <w:sz w:val="22"/>
                    <w:szCs w:val="22"/>
                  </w:rPr>
                </w:rPrChange>
              </w:rPr>
            </w:pPr>
          </w:p>
          <w:p w:rsidR="003F7E55" w:rsidRPr="003F7E55" w:rsidRDefault="003F7E55">
            <w:pPr>
              <w:rPr>
                <w:ins w:id="277" w:author="Enrico Monte" w:date="2019-01-19T23:11:00Z"/>
                <w:rPrChange w:id="278" w:author="Enrico Monte" w:date="2019-01-19T23:11:00Z">
                  <w:rPr>
                    <w:ins w:id="279" w:author="Enrico Monte" w:date="2019-01-19T23:11:00Z"/>
                    <w:rStyle w:val="Enfasiintensa"/>
                    <w:rFonts w:ascii="Arial" w:hAnsi="Arial" w:cs="Arial"/>
                    <w:b w:val="0"/>
                    <w:color w:val="auto"/>
                    <w:sz w:val="22"/>
                    <w:szCs w:val="22"/>
                  </w:rPr>
                </w:rPrChange>
              </w:rPr>
            </w:pPr>
          </w:p>
          <w:p w:rsidR="003F7E55" w:rsidRPr="003F7E55" w:rsidRDefault="003F7E55">
            <w:pPr>
              <w:rPr>
                <w:ins w:id="280" w:author="Enrico Monte" w:date="2019-01-19T23:11:00Z"/>
                <w:rPrChange w:id="281" w:author="Enrico Monte" w:date="2019-01-19T23:11:00Z">
                  <w:rPr>
                    <w:ins w:id="282" w:author="Enrico Monte" w:date="2019-01-19T23:11:00Z"/>
                    <w:rStyle w:val="Enfasiintensa"/>
                    <w:rFonts w:ascii="Arial" w:hAnsi="Arial" w:cs="Arial"/>
                    <w:b w:val="0"/>
                    <w:color w:val="auto"/>
                    <w:sz w:val="22"/>
                    <w:szCs w:val="22"/>
                  </w:rPr>
                </w:rPrChange>
              </w:rPr>
            </w:pPr>
          </w:p>
          <w:p w:rsidR="003F7E55" w:rsidRPr="003F7E55" w:rsidRDefault="003F7E55">
            <w:pPr>
              <w:rPr>
                <w:ins w:id="283" w:author="Enrico Monte" w:date="2019-01-19T23:11:00Z"/>
                <w:rPrChange w:id="284" w:author="Enrico Monte" w:date="2019-01-19T23:11:00Z">
                  <w:rPr>
                    <w:ins w:id="285" w:author="Enrico Monte" w:date="2019-01-19T23:11:00Z"/>
                    <w:rStyle w:val="Enfasiintensa"/>
                    <w:rFonts w:ascii="Arial" w:hAnsi="Arial" w:cs="Arial"/>
                    <w:b w:val="0"/>
                    <w:color w:val="auto"/>
                    <w:sz w:val="22"/>
                    <w:szCs w:val="22"/>
                  </w:rPr>
                </w:rPrChange>
              </w:rPr>
            </w:pPr>
          </w:p>
          <w:p w:rsidR="003F7E55" w:rsidRPr="003F7E55" w:rsidRDefault="003F7E55">
            <w:pPr>
              <w:rPr>
                <w:ins w:id="286" w:author="Enrico Monte" w:date="2019-01-19T23:11:00Z"/>
                <w:rPrChange w:id="287" w:author="Enrico Monte" w:date="2019-01-19T23:11:00Z">
                  <w:rPr>
                    <w:ins w:id="288" w:author="Enrico Monte" w:date="2019-01-19T23:11:00Z"/>
                    <w:rStyle w:val="Enfasiintensa"/>
                    <w:rFonts w:ascii="Arial" w:hAnsi="Arial" w:cs="Arial"/>
                    <w:b w:val="0"/>
                    <w:color w:val="auto"/>
                    <w:sz w:val="22"/>
                    <w:szCs w:val="22"/>
                  </w:rPr>
                </w:rPrChange>
              </w:rPr>
            </w:pPr>
          </w:p>
          <w:p w:rsidR="003F7E55" w:rsidRPr="003F7E55" w:rsidRDefault="003F7E55">
            <w:pPr>
              <w:rPr>
                <w:ins w:id="289" w:author="Enrico Monte" w:date="2019-01-19T23:11:00Z"/>
                <w:rPrChange w:id="290" w:author="Enrico Monte" w:date="2019-01-19T23:11:00Z">
                  <w:rPr>
                    <w:ins w:id="291" w:author="Enrico Monte" w:date="2019-01-19T23:11:00Z"/>
                    <w:rStyle w:val="Enfasiintensa"/>
                    <w:rFonts w:ascii="Arial" w:hAnsi="Arial" w:cs="Arial"/>
                    <w:b w:val="0"/>
                    <w:color w:val="auto"/>
                    <w:sz w:val="22"/>
                    <w:szCs w:val="22"/>
                  </w:rPr>
                </w:rPrChange>
              </w:rPr>
            </w:pPr>
          </w:p>
          <w:p w:rsidR="003F7E55" w:rsidRPr="003F7E55" w:rsidRDefault="003F7E55">
            <w:pPr>
              <w:rPr>
                <w:ins w:id="292" w:author="Enrico Monte" w:date="2019-01-19T23:11:00Z"/>
                <w:rPrChange w:id="293" w:author="Enrico Monte" w:date="2019-01-19T23:11:00Z">
                  <w:rPr>
                    <w:ins w:id="294" w:author="Enrico Monte" w:date="2019-01-19T23:11:00Z"/>
                    <w:rStyle w:val="Enfasiintensa"/>
                    <w:rFonts w:ascii="Arial" w:hAnsi="Arial" w:cs="Arial"/>
                    <w:b w:val="0"/>
                    <w:color w:val="auto"/>
                    <w:sz w:val="22"/>
                    <w:szCs w:val="22"/>
                  </w:rPr>
                </w:rPrChange>
              </w:rPr>
            </w:pPr>
          </w:p>
          <w:p w:rsidR="003F7E55" w:rsidRPr="003F7E55" w:rsidRDefault="003F7E55">
            <w:pPr>
              <w:rPr>
                <w:ins w:id="295" w:author="Enrico Monte" w:date="2019-01-19T23:11:00Z"/>
                <w:rPrChange w:id="296" w:author="Enrico Monte" w:date="2019-01-19T23:11:00Z">
                  <w:rPr>
                    <w:ins w:id="297" w:author="Enrico Monte" w:date="2019-01-19T23:11:00Z"/>
                    <w:rStyle w:val="Enfasiintensa"/>
                    <w:rFonts w:ascii="Arial" w:hAnsi="Arial" w:cs="Arial"/>
                    <w:b w:val="0"/>
                    <w:color w:val="auto"/>
                    <w:sz w:val="22"/>
                    <w:szCs w:val="22"/>
                  </w:rPr>
                </w:rPrChange>
              </w:rPr>
            </w:pPr>
          </w:p>
          <w:p w:rsidR="003F7E55" w:rsidRPr="003F7E55" w:rsidRDefault="003F7E55">
            <w:pPr>
              <w:rPr>
                <w:ins w:id="298" w:author="Enrico Monte" w:date="2019-01-19T23:11:00Z"/>
                <w:rPrChange w:id="299" w:author="Enrico Monte" w:date="2019-01-19T23:11:00Z">
                  <w:rPr>
                    <w:ins w:id="300" w:author="Enrico Monte" w:date="2019-01-19T23:11:00Z"/>
                    <w:rStyle w:val="Enfasiintensa"/>
                    <w:rFonts w:ascii="Arial" w:hAnsi="Arial" w:cs="Arial"/>
                    <w:b w:val="0"/>
                    <w:color w:val="auto"/>
                    <w:sz w:val="22"/>
                    <w:szCs w:val="22"/>
                  </w:rPr>
                </w:rPrChange>
              </w:rPr>
            </w:pPr>
          </w:p>
          <w:p w:rsidR="003F7E55" w:rsidRPr="003F7E55" w:rsidRDefault="003F7E55">
            <w:pPr>
              <w:rPr>
                <w:ins w:id="301" w:author="Enrico Monte" w:date="2019-01-19T23:11:00Z"/>
                <w:rPrChange w:id="302" w:author="Enrico Monte" w:date="2019-01-19T23:11:00Z">
                  <w:rPr>
                    <w:ins w:id="303" w:author="Enrico Monte" w:date="2019-01-19T23:11:00Z"/>
                    <w:rStyle w:val="Enfasiintensa"/>
                    <w:rFonts w:ascii="Arial" w:hAnsi="Arial" w:cs="Arial"/>
                    <w:b w:val="0"/>
                    <w:color w:val="auto"/>
                    <w:sz w:val="22"/>
                    <w:szCs w:val="22"/>
                  </w:rPr>
                </w:rPrChange>
              </w:rPr>
            </w:pPr>
          </w:p>
          <w:p w:rsidR="003F7E55" w:rsidRPr="003F7E55" w:rsidRDefault="003F7E55">
            <w:pPr>
              <w:rPr>
                <w:ins w:id="304" w:author="Enrico Monte" w:date="2019-01-19T23:11:00Z"/>
                <w:rPrChange w:id="305" w:author="Enrico Monte" w:date="2019-01-19T23:11:00Z">
                  <w:rPr>
                    <w:ins w:id="306" w:author="Enrico Monte" w:date="2019-01-19T23:11:00Z"/>
                    <w:rStyle w:val="Enfasiintensa"/>
                    <w:rFonts w:ascii="Arial" w:hAnsi="Arial" w:cs="Arial"/>
                    <w:b w:val="0"/>
                    <w:color w:val="auto"/>
                    <w:sz w:val="22"/>
                    <w:szCs w:val="22"/>
                  </w:rPr>
                </w:rPrChange>
              </w:rPr>
            </w:pPr>
          </w:p>
          <w:p w:rsidR="003F7E55" w:rsidRPr="003F7E55" w:rsidRDefault="003F7E55">
            <w:pPr>
              <w:rPr>
                <w:ins w:id="307" w:author="Enrico Monte" w:date="2019-01-19T23:11:00Z"/>
                <w:rPrChange w:id="308" w:author="Enrico Monte" w:date="2019-01-19T23:11:00Z">
                  <w:rPr>
                    <w:ins w:id="309" w:author="Enrico Monte" w:date="2019-01-19T23:11:00Z"/>
                    <w:rStyle w:val="Enfasiintensa"/>
                    <w:rFonts w:ascii="Arial" w:hAnsi="Arial" w:cs="Arial"/>
                    <w:b w:val="0"/>
                    <w:color w:val="auto"/>
                    <w:sz w:val="22"/>
                    <w:szCs w:val="22"/>
                  </w:rPr>
                </w:rPrChange>
              </w:rPr>
            </w:pPr>
          </w:p>
          <w:p w:rsidR="003F7E55" w:rsidRPr="003F7E55" w:rsidRDefault="003F7E55">
            <w:pPr>
              <w:rPr>
                <w:ins w:id="310" w:author="Enrico Monte" w:date="2019-01-19T23:11:00Z"/>
                <w:rPrChange w:id="311" w:author="Enrico Monte" w:date="2019-01-19T23:11:00Z">
                  <w:rPr>
                    <w:ins w:id="312" w:author="Enrico Monte" w:date="2019-01-19T23:11:00Z"/>
                    <w:rStyle w:val="Enfasiintensa"/>
                    <w:rFonts w:ascii="Arial" w:hAnsi="Arial" w:cs="Arial"/>
                    <w:b w:val="0"/>
                    <w:color w:val="auto"/>
                    <w:sz w:val="22"/>
                    <w:szCs w:val="22"/>
                  </w:rPr>
                </w:rPrChange>
              </w:rPr>
            </w:pPr>
          </w:p>
          <w:p w:rsidR="003F7E55" w:rsidRPr="003F7E55" w:rsidRDefault="003F7E55">
            <w:pPr>
              <w:rPr>
                <w:ins w:id="313" w:author="Enrico Monte" w:date="2019-01-19T23:11:00Z"/>
                <w:rPrChange w:id="314" w:author="Enrico Monte" w:date="2019-01-19T23:11:00Z">
                  <w:rPr>
                    <w:ins w:id="315" w:author="Enrico Monte" w:date="2019-01-19T23:11:00Z"/>
                    <w:rStyle w:val="Enfasiintensa"/>
                    <w:rFonts w:ascii="Arial" w:hAnsi="Arial" w:cs="Arial"/>
                    <w:b w:val="0"/>
                    <w:color w:val="auto"/>
                    <w:sz w:val="22"/>
                    <w:szCs w:val="22"/>
                  </w:rPr>
                </w:rPrChange>
              </w:rPr>
            </w:pPr>
          </w:p>
          <w:p w:rsidR="003F7E55" w:rsidRPr="003F7E55" w:rsidRDefault="003F7E55">
            <w:pPr>
              <w:rPr>
                <w:ins w:id="316" w:author="Enrico Monte" w:date="2019-01-19T23:11:00Z"/>
                <w:rPrChange w:id="317" w:author="Enrico Monte" w:date="2019-01-19T23:11:00Z">
                  <w:rPr>
                    <w:ins w:id="318" w:author="Enrico Monte" w:date="2019-01-19T23:11:00Z"/>
                    <w:rStyle w:val="Enfasiintensa"/>
                    <w:rFonts w:ascii="Arial" w:hAnsi="Arial" w:cs="Arial"/>
                    <w:b w:val="0"/>
                    <w:color w:val="auto"/>
                    <w:sz w:val="22"/>
                    <w:szCs w:val="22"/>
                  </w:rPr>
                </w:rPrChange>
              </w:rPr>
            </w:pPr>
          </w:p>
          <w:p w:rsidR="003F7E55" w:rsidRPr="003F7E55" w:rsidRDefault="003F7E55">
            <w:pPr>
              <w:rPr>
                <w:ins w:id="319" w:author="Enrico Monte" w:date="2019-01-19T23:11:00Z"/>
                <w:rPrChange w:id="320" w:author="Enrico Monte" w:date="2019-01-19T23:11:00Z">
                  <w:rPr>
                    <w:ins w:id="321" w:author="Enrico Monte" w:date="2019-01-19T23:11:00Z"/>
                    <w:rStyle w:val="Enfasiintensa"/>
                    <w:rFonts w:ascii="Arial" w:hAnsi="Arial" w:cs="Arial"/>
                    <w:b w:val="0"/>
                    <w:color w:val="auto"/>
                    <w:sz w:val="22"/>
                    <w:szCs w:val="22"/>
                  </w:rPr>
                </w:rPrChange>
              </w:rPr>
            </w:pPr>
          </w:p>
          <w:p w:rsidR="003F7E55" w:rsidRPr="003F7E55" w:rsidRDefault="003F7E55">
            <w:pPr>
              <w:rPr>
                <w:ins w:id="322" w:author="Enrico Monte" w:date="2019-01-19T23:11:00Z"/>
                <w:rPrChange w:id="323" w:author="Enrico Monte" w:date="2019-01-19T23:11:00Z">
                  <w:rPr>
                    <w:ins w:id="324" w:author="Enrico Monte" w:date="2019-01-19T23:11:00Z"/>
                    <w:rStyle w:val="Enfasiintensa"/>
                    <w:rFonts w:ascii="Arial" w:hAnsi="Arial" w:cs="Arial"/>
                    <w:b w:val="0"/>
                    <w:color w:val="auto"/>
                    <w:sz w:val="22"/>
                    <w:szCs w:val="22"/>
                  </w:rPr>
                </w:rPrChange>
              </w:rPr>
            </w:pPr>
          </w:p>
          <w:p w:rsidR="003F7E55" w:rsidRPr="003F7E55" w:rsidRDefault="003F7E55">
            <w:pPr>
              <w:rPr>
                <w:ins w:id="325" w:author="Enrico Monte" w:date="2019-01-19T23:11:00Z"/>
                <w:rPrChange w:id="326" w:author="Enrico Monte" w:date="2019-01-19T23:11:00Z">
                  <w:rPr>
                    <w:ins w:id="327" w:author="Enrico Monte" w:date="2019-01-19T23:11:00Z"/>
                    <w:rStyle w:val="Enfasiintensa"/>
                    <w:rFonts w:ascii="Arial" w:hAnsi="Arial" w:cs="Arial"/>
                    <w:b w:val="0"/>
                    <w:color w:val="auto"/>
                    <w:sz w:val="22"/>
                    <w:szCs w:val="22"/>
                  </w:rPr>
                </w:rPrChange>
              </w:rPr>
            </w:pPr>
          </w:p>
          <w:p w:rsidR="003F7E55" w:rsidRPr="003F7E55" w:rsidRDefault="003F7E55">
            <w:pPr>
              <w:rPr>
                <w:ins w:id="328" w:author="Enrico Monte" w:date="2019-01-19T23:11:00Z"/>
                <w:rPrChange w:id="329" w:author="Enrico Monte" w:date="2019-01-19T23:11:00Z">
                  <w:rPr>
                    <w:ins w:id="330" w:author="Enrico Monte" w:date="2019-01-19T23:11:00Z"/>
                    <w:rStyle w:val="Enfasiintensa"/>
                    <w:rFonts w:ascii="Arial" w:hAnsi="Arial" w:cs="Arial"/>
                    <w:b w:val="0"/>
                    <w:color w:val="auto"/>
                    <w:sz w:val="22"/>
                    <w:szCs w:val="22"/>
                  </w:rPr>
                </w:rPrChange>
              </w:rPr>
            </w:pPr>
          </w:p>
          <w:p w:rsidR="003F7E55" w:rsidRPr="003F7E55" w:rsidRDefault="003F7E55">
            <w:pPr>
              <w:rPr>
                <w:ins w:id="331" w:author="Enrico Monte" w:date="2019-01-19T23:11:00Z"/>
                <w:rPrChange w:id="332" w:author="Enrico Monte" w:date="2019-01-19T23:11:00Z">
                  <w:rPr>
                    <w:ins w:id="333" w:author="Enrico Monte" w:date="2019-01-19T23:11:00Z"/>
                    <w:rStyle w:val="Enfasiintensa"/>
                    <w:rFonts w:ascii="Arial" w:hAnsi="Arial" w:cs="Arial"/>
                    <w:b w:val="0"/>
                    <w:color w:val="auto"/>
                    <w:sz w:val="22"/>
                    <w:szCs w:val="22"/>
                  </w:rPr>
                </w:rPrChange>
              </w:rPr>
            </w:pPr>
          </w:p>
          <w:p w:rsidR="003F7E55" w:rsidRPr="003F7E55" w:rsidRDefault="003F7E55">
            <w:pPr>
              <w:rPr>
                <w:ins w:id="334" w:author="Enrico Monte" w:date="2019-01-19T23:11:00Z"/>
                <w:rPrChange w:id="335" w:author="Enrico Monte" w:date="2019-01-19T23:11:00Z">
                  <w:rPr>
                    <w:ins w:id="336" w:author="Enrico Monte" w:date="2019-01-19T23:11:00Z"/>
                    <w:rStyle w:val="Enfasiintensa"/>
                    <w:rFonts w:ascii="Arial" w:hAnsi="Arial" w:cs="Arial"/>
                    <w:b w:val="0"/>
                    <w:color w:val="auto"/>
                    <w:sz w:val="22"/>
                    <w:szCs w:val="22"/>
                  </w:rPr>
                </w:rPrChange>
              </w:rPr>
            </w:pPr>
          </w:p>
          <w:p w:rsidR="003F7E55" w:rsidRPr="003F7E55" w:rsidRDefault="003F7E55">
            <w:pPr>
              <w:rPr>
                <w:ins w:id="337" w:author="Enrico Monte" w:date="2019-01-19T23:11:00Z"/>
                <w:rPrChange w:id="338" w:author="Enrico Monte" w:date="2019-01-19T23:11:00Z">
                  <w:rPr>
                    <w:ins w:id="339" w:author="Enrico Monte" w:date="2019-01-19T23:11:00Z"/>
                    <w:rStyle w:val="Enfasiintensa"/>
                    <w:rFonts w:ascii="Arial" w:hAnsi="Arial" w:cs="Arial"/>
                    <w:b w:val="0"/>
                    <w:color w:val="auto"/>
                    <w:sz w:val="22"/>
                    <w:szCs w:val="22"/>
                  </w:rPr>
                </w:rPrChange>
              </w:rPr>
            </w:pPr>
          </w:p>
          <w:p w:rsidR="003F7E55" w:rsidRDefault="003F7E55" w:rsidP="003F7E55">
            <w:pPr>
              <w:rPr>
                <w:ins w:id="340" w:author="Enrico Monte" w:date="2019-01-19T23:11:00Z"/>
                <w:rStyle w:val="Enfasiintensa"/>
                <w:rFonts w:ascii="Arial" w:hAnsi="Arial" w:cs="Arial"/>
                <w:b w:val="0"/>
                <w:color w:val="auto"/>
                <w:sz w:val="22"/>
                <w:szCs w:val="22"/>
              </w:rPr>
            </w:pPr>
          </w:p>
          <w:p w:rsidR="003F7E55" w:rsidRPr="003F7E55" w:rsidRDefault="003F7E55" w:rsidP="003F7E55">
            <w:pPr>
              <w:rPr>
                <w:ins w:id="341" w:author="Enrico Monte" w:date="2019-01-19T23:11:00Z"/>
                <w:rPrChange w:id="342" w:author="Enrico Monte" w:date="2019-01-19T23:11:00Z">
                  <w:rPr>
                    <w:ins w:id="343" w:author="Enrico Monte" w:date="2019-01-19T23:11:00Z"/>
                    <w:rStyle w:val="Enfasiintensa"/>
                    <w:rFonts w:ascii="Arial" w:hAnsi="Arial" w:cs="Arial"/>
                    <w:b w:val="0"/>
                    <w:color w:val="auto"/>
                    <w:sz w:val="22"/>
                    <w:szCs w:val="22"/>
                  </w:rPr>
                </w:rPrChange>
              </w:rPr>
            </w:pPr>
          </w:p>
          <w:p w:rsidR="003F7E55" w:rsidRPr="003F7E55" w:rsidRDefault="003F7E55" w:rsidP="003F7E55">
            <w:pPr>
              <w:rPr>
                <w:ins w:id="344" w:author="Enrico Monte" w:date="2019-01-19T23:11:00Z"/>
                <w:rPrChange w:id="345" w:author="Enrico Monte" w:date="2019-01-19T23:11:00Z">
                  <w:rPr>
                    <w:ins w:id="346" w:author="Enrico Monte" w:date="2019-01-19T23:11:00Z"/>
                    <w:rStyle w:val="Enfasiintensa"/>
                    <w:rFonts w:ascii="Arial" w:hAnsi="Arial" w:cs="Arial"/>
                    <w:b w:val="0"/>
                    <w:color w:val="auto"/>
                    <w:sz w:val="22"/>
                    <w:szCs w:val="22"/>
                  </w:rPr>
                </w:rPrChange>
              </w:rPr>
            </w:pPr>
          </w:p>
          <w:p w:rsidR="003F7E55" w:rsidRDefault="003F7E55" w:rsidP="003F7E55">
            <w:pPr>
              <w:rPr>
                <w:ins w:id="347" w:author="Enrico Monte" w:date="2019-01-19T23:12:00Z"/>
                <w:rFonts w:ascii="Arial" w:hAnsi="Arial" w:cs="Arial"/>
                <w:sz w:val="22"/>
                <w:szCs w:val="22"/>
              </w:rPr>
            </w:pPr>
          </w:p>
          <w:p w:rsidR="003F7E55" w:rsidRDefault="003F7E55" w:rsidP="003F7E55">
            <w:pPr>
              <w:rPr>
                <w:ins w:id="348" w:author="Enrico Monte" w:date="2019-01-19T23:12:00Z"/>
                <w:rFonts w:ascii="Arial" w:hAnsi="Arial" w:cs="Arial"/>
                <w:sz w:val="22"/>
                <w:szCs w:val="22"/>
              </w:rPr>
            </w:pPr>
          </w:p>
          <w:p w:rsidR="003F7E55" w:rsidRPr="003F7E55" w:rsidRDefault="003F7E55" w:rsidP="003F7E55">
            <w:pPr>
              <w:rPr>
                <w:rPrChange w:id="349" w:author="Enrico Monte" w:date="2019-01-19T23:12:00Z">
                  <w:rPr>
                    <w:rStyle w:val="Enfasiintensa"/>
                    <w:rFonts w:ascii="Arial" w:hAnsi="Arial" w:cs="Arial"/>
                    <w:b w:val="0"/>
                    <w:color w:val="auto"/>
                    <w:sz w:val="22"/>
                    <w:szCs w:val="22"/>
                  </w:rPr>
                </w:rPrChange>
              </w:rPr>
            </w:pPr>
          </w:p>
        </w:tc>
        <w:tc>
          <w:tcPr>
            <w:tcW w:w="6945" w:type="dxa"/>
            <w:tcBorders>
              <w:left w:val="nil"/>
              <w:bottom w:val="single" w:sz="12" w:space="0" w:color="auto"/>
            </w:tcBorders>
          </w:tcPr>
          <w:p w:rsidR="00EF577A" w:rsidRPr="00EF577A" w:rsidRDefault="00EF577A" w:rsidP="00EF577A">
            <w:pPr>
              <w:numPr>
                <w:ilvl w:val="0"/>
                <w:numId w:val="34"/>
              </w:numPr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</w:pPr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 xml:space="preserve">Nella stanza C1.10 dell’edificio Coppito 2 il sensore di temperatura presente AXC001 rileva il valore “27°”, che supera di 5 gradi il </w:t>
            </w:r>
            <w:proofErr w:type="spellStart"/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>max</w:t>
            </w:r>
            <w:proofErr w:type="spellEnd"/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 xml:space="preserve"> </w:t>
            </w:r>
            <w:proofErr w:type="spellStart"/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>value</w:t>
            </w:r>
            <w:proofErr w:type="spellEnd"/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 xml:space="preserve"> “22°”</w:t>
            </w:r>
            <w:ins w:id="350" w:author="Enrico Monte" w:date="2019-01-19T14:27:00Z">
              <w:r w:rsidR="00B20329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 xml:space="preserve"> </w:t>
              </w:r>
            </w:ins>
            <w:ins w:id="351" w:author="Enrico Monte" w:date="2019-01-19T14:28:00Z">
              <w:r w:rsidR="00B20329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>impostato per</w:t>
              </w:r>
            </w:ins>
            <w:del w:id="352" w:author="Enrico Monte" w:date="2019-01-19T14:27:00Z">
              <w:r w:rsidRPr="00EF577A" w:rsidDel="00B20329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delText xml:space="preserve"> di</w:delText>
              </w:r>
            </w:del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 xml:space="preserve"> quella stanza.</w:t>
            </w:r>
          </w:p>
          <w:p w:rsidR="008E4CDE" w:rsidRPr="008E4CDE" w:rsidRDefault="00EF577A" w:rsidP="008E4CDE">
            <w:pPr>
              <w:numPr>
                <w:ilvl w:val="0"/>
                <w:numId w:val="34"/>
              </w:numPr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</w:pPr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 xml:space="preserve">Bob visualizza sulla dashboard che la zona “Coppito”, appartenente alla città ad esso assegnata (L’Aquila), è </w:t>
            </w:r>
            <w:del w:id="353" w:author="Enrico Monte" w:date="2019-01-19T14:29:00Z">
              <w:r w:rsidRPr="00EF577A" w:rsidDel="00B20329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delText xml:space="preserve">segnata </w:delText>
              </w:r>
            </w:del>
            <w:ins w:id="354" w:author="Enrico Monte" w:date="2019-01-19T14:29:00Z">
              <w:r w:rsidR="00B20329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>colorata</w:t>
              </w:r>
              <w:r w:rsidR="00B20329" w:rsidRPr="00EF577A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 xml:space="preserve"> </w:t>
              </w:r>
            </w:ins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>in rosso.</w:t>
            </w:r>
          </w:p>
          <w:p w:rsidR="00EF577A" w:rsidRDefault="00EF577A" w:rsidP="00EF577A">
            <w:pPr>
              <w:numPr>
                <w:ilvl w:val="0"/>
                <w:numId w:val="34"/>
              </w:numPr>
              <w:rPr>
                <w:ins w:id="355" w:author="Enrico Monte" w:date="2019-01-19T18:22:00Z"/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</w:pPr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>Bob capisce dal colore rosso che c’è un anomalia/malfunzionamento di alta priorità in quella zona.</w:t>
            </w:r>
          </w:p>
          <w:p w:rsidR="008E4CDE" w:rsidRPr="00EF577A" w:rsidRDefault="008E4CDE" w:rsidP="00EF577A">
            <w:pPr>
              <w:numPr>
                <w:ilvl w:val="0"/>
                <w:numId w:val="34"/>
              </w:numPr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</w:pPr>
            <w:ins w:id="356" w:author="Enrico Monte" w:date="2019-01-19T18:22:00Z">
              <w:r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>Cliccando sulla zona interessata Bob visualizz</w:t>
              </w:r>
            </w:ins>
            <w:ins w:id="357" w:author="Enrico Monte" w:date="2019-01-19T18:23:00Z">
              <w:r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>a</w:t>
              </w:r>
            </w:ins>
            <w:ins w:id="358" w:author="Enrico Monte" w:date="2019-01-19T18:22:00Z">
              <w:r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 xml:space="preserve"> la media delle v</w:t>
              </w:r>
            </w:ins>
            <w:ins w:id="359" w:author="Enrico Monte" w:date="2019-01-19T18:23:00Z">
              <w:r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>a</w:t>
              </w:r>
            </w:ins>
            <w:ins w:id="360" w:author="Enrico Monte" w:date="2019-01-19T18:22:00Z">
              <w:r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>riabili ambientali per quella z</w:t>
              </w:r>
            </w:ins>
            <w:ins w:id="361" w:author="Enrico Monte" w:date="2019-01-19T18:23:00Z">
              <w:r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>ona.</w:t>
              </w:r>
            </w:ins>
          </w:p>
          <w:p w:rsidR="00EF577A" w:rsidRPr="00EF577A" w:rsidDel="00DF7A9B" w:rsidRDefault="00EF577A" w:rsidP="00EF577A">
            <w:pPr>
              <w:numPr>
                <w:ilvl w:val="0"/>
                <w:numId w:val="34"/>
              </w:numPr>
              <w:rPr>
                <w:del w:id="362" w:author="Enrico Monte" w:date="2019-01-15T16:24:00Z"/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</w:pPr>
            <w:del w:id="363" w:author="Enrico Monte" w:date="2019-01-15T16:24:00Z">
              <w:r w:rsidRPr="00EF577A" w:rsidDel="00DF7A9B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delText>Bob preoccupato chiede un feedback al gestore di quella zona (Max), per sapere se il problema è stato visualizzato, e attende.</w:delText>
              </w:r>
            </w:del>
          </w:p>
          <w:p w:rsidR="00EF577A" w:rsidRDefault="00EF577A" w:rsidP="00EF577A">
            <w:pPr>
              <w:numPr>
                <w:ilvl w:val="0"/>
                <w:numId w:val="34"/>
              </w:numPr>
              <w:rPr>
                <w:ins w:id="364" w:author="Enrico Monte" w:date="2019-01-19T18:23:00Z"/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</w:pPr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 xml:space="preserve">Max </w:t>
            </w:r>
            <w:ins w:id="365" w:author="Enrico Monte" w:date="2019-01-15T16:25:00Z">
              <w:r w:rsidR="00DF7A9B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>a sua volta</w:t>
              </w:r>
            </w:ins>
            <w:del w:id="366" w:author="Enrico Monte" w:date="2019-01-15T16:25:00Z">
              <w:r w:rsidRPr="00EF577A" w:rsidDel="00DF7A9B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delText>ha</w:delText>
              </w:r>
            </w:del>
            <w:ins w:id="367" w:author="Enrico Monte" w:date="2019-01-15T16:25:00Z">
              <w:r w:rsidR="00DF7A9B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 xml:space="preserve"> </w:t>
              </w:r>
            </w:ins>
            <w:ins w:id="368" w:author="Enrico Monte" w:date="2019-01-19T14:32:00Z">
              <w:r w:rsidR="00BF3E5C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>visualizza</w:t>
              </w:r>
            </w:ins>
            <w:del w:id="369" w:author="Enrico Monte" w:date="2019-01-15T16:25:00Z">
              <w:r w:rsidRPr="00EF577A" w:rsidDel="00DF7A9B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delText xml:space="preserve"> già</w:delText>
              </w:r>
            </w:del>
            <w:del w:id="370" w:author="Enrico Monte" w:date="2019-01-19T14:32:00Z">
              <w:r w:rsidRPr="00EF577A" w:rsidDel="00BF3E5C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delText xml:space="preserve"> visualizzato</w:delText>
              </w:r>
            </w:del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 xml:space="preserve"> sulla dashboard che l’edificio “Coppito 2”, appartenente alla zona ad esso assegnata (Coppito), è </w:t>
            </w:r>
            <w:del w:id="371" w:author="Enrico Monte" w:date="2019-01-19T14:31:00Z">
              <w:r w:rsidRPr="00EF577A" w:rsidDel="00BF3E5C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delText xml:space="preserve">segnata </w:delText>
              </w:r>
            </w:del>
            <w:ins w:id="372" w:author="Enrico Monte" w:date="2019-01-19T14:31:00Z">
              <w:r w:rsidR="00BF3E5C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>colorata</w:t>
              </w:r>
              <w:r w:rsidR="00BF3E5C" w:rsidRPr="00EF577A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 xml:space="preserve"> </w:t>
              </w:r>
            </w:ins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>in rosso.</w:t>
            </w:r>
          </w:p>
          <w:p w:rsidR="008E4CDE" w:rsidRPr="008E4CDE" w:rsidRDefault="008E4CDE" w:rsidP="008E4CDE">
            <w:pPr>
              <w:numPr>
                <w:ilvl w:val="0"/>
                <w:numId w:val="34"/>
              </w:numPr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</w:pPr>
            <w:ins w:id="373" w:author="Enrico Monte" w:date="2019-01-19T18:23:00Z">
              <w:r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>Cliccando sull’edificio interessato Max visualizza la media delle variabili ambientali per quell’edificio.</w:t>
              </w:r>
            </w:ins>
          </w:p>
          <w:p w:rsidR="00EF577A" w:rsidRPr="00EF577A" w:rsidDel="00DF7A9B" w:rsidRDefault="00EF577A" w:rsidP="00EF577A">
            <w:pPr>
              <w:numPr>
                <w:ilvl w:val="0"/>
                <w:numId w:val="34"/>
              </w:numPr>
              <w:rPr>
                <w:del w:id="374" w:author="Enrico Monte" w:date="2019-01-15T16:26:00Z"/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</w:pPr>
            <w:del w:id="375" w:author="Enrico Monte" w:date="2019-01-15T16:26:00Z">
              <w:r w:rsidRPr="00EF577A" w:rsidDel="00DF7A9B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delText>Max visualizza la notifica mandatagli da Bob e risponde ad essa facendo sapere a Bob che ha visto l’anomalia/malfunzionamento.</w:delText>
              </w:r>
            </w:del>
          </w:p>
          <w:p w:rsidR="00EF577A" w:rsidRPr="00EF577A" w:rsidDel="00DF7A9B" w:rsidRDefault="00EF577A" w:rsidP="00EF577A">
            <w:pPr>
              <w:numPr>
                <w:ilvl w:val="0"/>
                <w:numId w:val="34"/>
              </w:numPr>
              <w:rPr>
                <w:del w:id="376" w:author="Enrico Monte" w:date="2019-01-15T16:26:00Z"/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</w:pPr>
            <w:del w:id="377" w:author="Enrico Monte" w:date="2019-01-15T16:26:00Z">
              <w:r w:rsidRPr="00EF577A" w:rsidDel="00DF7A9B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delText>Max a sua volta chiede un feedback al gestore edificio di Coppito 2 (John).</w:delText>
              </w:r>
            </w:del>
          </w:p>
          <w:p w:rsidR="00EF577A" w:rsidRPr="00EF577A" w:rsidRDefault="00EF577A" w:rsidP="00EF577A">
            <w:pPr>
              <w:numPr>
                <w:ilvl w:val="0"/>
                <w:numId w:val="34"/>
              </w:numPr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</w:pPr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>J</w:t>
            </w:r>
            <w:r w:rsidR="009F6F14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>oh</w:t>
            </w:r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>n</w:t>
            </w:r>
            <w:ins w:id="378" w:author="Enrico Monte" w:date="2019-01-15T16:26:00Z">
              <w:r w:rsidR="00DF7A9B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 xml:space="preserve"> </w:t>
              </w:r>
            </w:ins>
            <w:del w:id="379" w:author="Enrico Monte" w:date="2019-01-15T16:26:00Z">
              <w:r w:rsidRPr="00EF577A" w:rsidDel="00DF7A9B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delText xml:space="preserve">, che in quel momento era distratto, visualizza la notifica mandatagli da Max e </w:delText>
              </w:r>
            </w:del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 xml:space="preserve">monitorando la dashboard si accorge che </w:t>
            </w:r>
            <w:ins w:id="380" w:author="Enrico Monte" w:date="2019-01-15T16:36:00Z">
              <w:r w:rsidR="00267B8F" w:rsidRPr="00EF577A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>la stanza C1.10.</w:t>
              </w:r>
              <w:r w:rsidR="00267B8F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 xml:space="preserve"> a</w:t>
              </w:r>
            </w:ins>
            <w:del w:id="381" w:author="Enrico Monte" w:date="2019-01-15T16:36:00Z">
              <w:r w:rsidRPr="00EF577A" w:rsidDel="00267B8F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delText>i</w:delText>
              </w:r>
            </w:del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 xml:space="preserve">l piano terra di Coppito2 è </w:t>
            </w:r>
            <w:del w:id="382" w:author="Enrico Monte" w:date="2019-01-19T14:32:00Z">
              <w:r w:rsidRPr="00EF577A" w:rsidDel="00BF3E5C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delText>segnat</w:delText>
              </w:r>
            </w:del>
            <w:ins w:id="383" w:author="Enrico Monte" w:date="2019-01-19T14:32:00Z">
              <w:r w:rsidR="00BF3E5C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>colorata</w:t>
              </w:r>
            </w:ins>
            <w:del w:id="384" w:author="Enrico Monte" w:date="2019-01-15T16:36:00Z">
              <w:r w:rsidRPr="00EF577A" w:rsidDel="00267B8F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delText>o</w:delText>
              </w:r>
            </w:del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 xml:space="preserve"> in rosso</w:t>
            </w:r>
            <w:ins w:id="385" w:author="Enrico Monte" w:date="2019-01-15T16:36:00Z">
              <w:r w:rsidR="00267B8F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>.</w:t>
              </w:r>
            </w:ins>
            <w:del w:id="386" w:author="Enrico Monte" w:date="2019-01-15T16:36:00Z">
              <w:r w:rsidRPr="00EF577A" w:rsidDel="00267B8F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delText>; selezionando il piano terra capisce che c’è un anomalia di alta priorità (colore rosso) n</w:delText>
              </w:r>
            </w:del>
            <w:del w:id="387" w:author="Enrico Monte" w:date="2019-01-15T16:35:00Z">
              <w:r w:rsidRPr="00EF577A" w:rsidDel="00267B8F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delText>el</w:delText>
              </w:r>
            </w:del>
            <w:del w:id="388" w:author="Enrico Monte" w:date="2019-01-15T16:36:00Z">
              <w:r w:rsidRPr="00EF577A" w:rsidDel="00267B8F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delText>la stanza C1.10.</w:delText>
              </w:r>
            </w:del>
          </w:p>
          <w:p w:rsidR="00EF577A" w:rsidRPr="00EF577A" w:rsidDel="00267B8F" w:rsidRDefault="00EF577A" w:rsidP="00EF577A">
            <w:pPr>
              <w:numPr>
                <w:ilvl w:val="0"/>
                <w:numId w:val="34"/>
              </w:numPr>
              <w:rPr>
                <w:del w:id="389" w:author="Enrico Monte" w:date="2019-01-15T16:37:00Z"/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</w:pPr>
            <w:del w:id="390" w:author="Enrico Monte" w:date="2019-01-15T16:37:00Z">
              <w:r w:rsidRPr="00EF577A" w:rsidDel="00267B8F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delText>J</w:delText>
              </w:r>
              <w:r w:rsidR="009F6F14" w:rsidDel="00267B8F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delText>oh</w:delText>
              </w:r>
              <w:r w:rsidRPr="00EF577A" w:rsidDel="00267B8F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delText>n risponde a Max facendogli sapere che ha visto l’anomalia ed è stata presa in carico.</w:delText>
              </w:r>
            </w:del>
          </w:p>
          <w:p w:rsidR="00151361" w:rsidRDefault="00EF577A" w:rsidP="00EF577A">
            <w:pPr>
              <w:numPr>
                <w:ilvl w:val="0"/>
                <w:numId w:val="34"/>
              </w:numPr>
              <w:rPr>
                <w:ins w:id="391" w:author="Enrico Monte" w:date="2019-01-19T14:55:00Z"/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</w:pPr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>John clicca sulla stanza</w:t>
            </w:r>
            <w:ins w:id="392" w:author="Enrico Monte" w:date="2019-01-19T14:35:00Z">
              <w:r w:rsidR="00BF3E5C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 xml:space="preserve"> e</w:t>
              </w:r>
            </w:ins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 xml:space="preserve"> </w:t>
            </w:r>
            <w:ins w:id="393" w:author="Enrico Monte" w:date="2019-01-19T14:33:00Z">
              <w:r w:rsidR="00BF3E5C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>visualizza una schermata</w:t>
              </w:r>
            </w:ins>
            <w:ins w:id="394" w:author="Enrico Monte" w:date="2019-01-19T14:36:00Z">
              <w:r w:rsidR="00BF3E5C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 xml:space="preserve"> c</w:t>
              </w:r>
            </w:ins>
            <w:ins w:id="395" w:author="Enrico Monte" w:date="2019-01-19T14:54:00Z">
              <w:r w:rsidR="00151361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>ontenente</w:t>
              </w:r>
            </w:ins>
            <w:ins w:id="396" w:author="Enrico Monte" w:date="2019-01-19T14:36:00Z">
              <w:r w:rsidR="00BF3E5C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 xml:space="preserve"> la media di tutti i valori per quella stanza</w:t>
              </w:r>
            </w:ins>
            <w:ins w:id="397" w:author="Enrico Monte" w:date="2019-01-19T14:37:00Z">
              <w:r w:rsidR="00BF3E5C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 xml:space="preserve"> e tutti i sensori</w:t>
              </w:r>
            </w:ins>
            <w:ins w:id="398" w:author="Enrico Monte" w:date="2019-01-19T15:05:00Z">
              <w:r w:rsidR="00E52F45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 xml:space="preserve"> contenuti</w:t>
              </w:r>
            </w:ins>
            <w:ins w:id="399" w:author="Enrico Monte" w:date="2019-01-19T14:37:00Z">
              <w:r w:rsidR="00BF3E5C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 xml:space="preserve"> </w:t>
              </w:r>
            </w:ins>
            <w:ins w:id="400" w:author="Enrico Monte" w:date="2019-01-19T14:55:00Z">
              <w:r w:rsidR="00151361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>con</w:t>
              </w:r>
            </w:ins>
            <w:ins w:id="401" w:author="Enrico Monte" w:date="2019-01-19T14:37:00Z">
              <w:r w:rsidR="00BF3E5C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 xml:space="preserve"> i relativi valori rilevati.</w:t>
              </w:r>
            </w:ins>
            <w:ins w:id="402" w:author="Enrico Monte" w:date="2019-01-19T14:33:00Z">
              <w:r w:rsidR="00BF3E5C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 xml:space="preserve">  </w:t>
              </w:r>
            </w:ins>
          </w:p>
          <w:p w:rsidR="00EF577A" w:rsidRDefault="00151361" w:rsidP="00EF577A">
            <w:pPr>
              <w:numPr>
                <w:ilvl w:val="0"/>
                <w:numId w:val="34"/>
              </w:numPr>
              <w:rPr>
                <w:ins w:id="403" w:author="Enrico Monte" w:date="2019-01-19T18:24:00Z"/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</w:pPr>
            <w:ins w:id="404" w:author="Enrico Monte" w:date="2019-01-19T14:55:00Z">
              <w:r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 xml:space="preserve">John </w:t>
              </w:r>
            </w:ins>
            <w:ins w:id="405" w:author="Enrico Monte" w:date="2019-01-19T14:33:00Z">
              <w:r w:rsidR="00BF3E5C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>può notare</w:t>
              </w:r>
            </w:ins>
            <w:del w:id="406" w:author="Enrico Monte" w:date="2019-01-19T14:33:00Z">
              <w:r w:rsidR="00EF577A" w:rsidRPr="00EF577A" w:rsidDel="00BF3E5C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delText>e nota</w:delText>
              </w:r>
            </w:del>
            <w:r w:rsidR="00EF577A"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 xml:space="preserve"> che il sensore AXC001 </w:t>
            </w:r>
            <w:del w:id="407" w:author="Enrico Monte" w:date="2019-01-19T14:34:00Z">
              <w:r w:rsidR="00EF577A" w:rsidRPr="00EF577A" w:rsidDel="00BF3E5C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delText xml:space="preserve">con </w:delText>
              </w:r>
            </w:del>
            <w:ins w:id="408" w:author="Enrico Monte" w:date="2019-01-19T14:34:00Z">
              <w:r w:rsidR="00BF3E5C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>riporta una</w:t>
              </w:r>
              <w:r w:rsidR="00BF3E5C" w:rsidRPr="00EF577A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 xml:space="preserve"> </w:t>
              </w:r>
            </w:ins>
            <w:r w:rsidR="00EF577A"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>temperatur</w:t>
            </w:r>
            <w:ins w:id="409" w:author="Enrico Monte" w:date="2019-01-15T16:38:00Z">
              <w:r w:rsidR="00267B8F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>a</w:t>
              </w:r>
            </w:ins>
            <w:ins w:id="410" w:author="Enrico Monte" w:date="2019-01-19T14:34:00Z">
              <w:r w:rsidR="00BF3E5C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 xml:space="preserve"> di</w:t>
              </w:r>
            </w:ins>
            <w:del w:id="411" w:author="Enrico Monte" w:date="2019-01-15T16:38:00Z">
              <w:r w:rsidR="00EF577A" w:rsidRPr="00EF577A" w:rsidDel="00267B8F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delText>e</w:delText>
              </w:r>
            </w:del>
            <w:r w:rsidR="00EF577A"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 xml:space="preserve"> 27° </w:t>
            </w:r>
            <w:del w:id="412" w:author="Enrico Monte" w:date="2019-01-19T14:34:00Z">
              <w:r w:rsidR="00EF577A" w:rsidRPr="00EF577A" w:rsidDel="00BF3E5C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delText>è colorato in rosso e</w:delText>
              </w:r>
            </w:del>
            <w:ins w:id="413" w:author="Enrico Monte" w:date="2019-01-19T14:34:00Z">
              <w:r w:rsidR="00BF3E5C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>e</w:t>
              </w:r>
            </w:ins>
            <w:ins w:id="414" w:author="Enrico Monte" w:date="2019-01-19T14:35:00Z">
              <w:r w:rsidR="00BF3E5C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 xml:space="preserve"> che presenta la dicitura “anomalia si”, cos</w:t>
              </w:r>
            </w:ins>
            <w:ins w:id="415" w:author="Enrico Monte" w:date="2019-01-19T14:36:00Z">
              <w:r w:rsidR="00BF3E5C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>ì</w:t>
              </w:r>
            </w:ins>
            <w:r w:rsidR="00EF577A"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 xml:space="preserve"> capisce che la temperatura è troppo alta. </w:t>
            </w:r>
            <w:del w:id="416" w:author="Enrico Monte" w:date="2019-01-19T14:36:00Z">
              <w:r w:rsidR="00EF577A" w:rsidRPr="00267B8F" w:rsidDel="00BF3E5C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  <w:rPrChange w:id="417" w:author="Enrico Monte" w:date="2019-01-15T16:38:00Z">
                    <w:rPr>
                      <w:rStyle w:val="Enfasiintensa"/>
                      <w:rFonts w:ascii="Arial" w:hAnsi="Arial" w:cs="Arial"/>
                      <w:b w:val="0"/>
                      <w:i w:val="0"/>
                      <w:color w:val="auto"/>
                      <w:sz w:val="22"/>
                      <w:szCs w:val="22"/>
                    </w:rPr>
                  </w:rPrChange>
                </w:rPr>
                <w:delText xml:space="preserve">Così </w:delText>
              </w:r>
            </w:del>
            <w:ins w:id="418" w:author="Enrico Monte" w:date="2019-01-19T14:36:00Z">
              <w:r w:rsidR="00BF3E5C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>Quindi</w:t>
              </w:r>
              <w:r w:rsidR="00BF3E5C" w:rsidRPr="00267B8F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  <w:rPrChange w:id="419" w:author="Enrico Monte" w:date="2019-01-15T16:38:00Z">
                    <w:rPr>
                      <w:rStyle w:val="Enfasiintensa"/>
                      <w:rFonts w:ascii="Arial" w:hAnsi="Arial" w:cs="Arial"/>
                      <w:b w:val="0"/>
                      <w:i w:val="0"/>
                      <w:color w:val="auto"/>
                      <w:sz w:val="22"/>
                      <w:szCs w:val="22"/>
                    </w:rPr>
                  </w:rPrChange>
                </w:rPr>
                <w:t xml:space="preserve"> </w:t>
              </w:r>
            </w:ins>
            <w:r w:rsidR="00EF577A" w:rsidRPr="00267B8F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  <w:rPrChange w:id="420" w:author="Enrico Monte" w:date="2019-01-15T16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</w:rPr>
                </w:rPrChange>
              </w:rPr>
              <w:t>provvede ad accendere i climatizzatori per rinfrescare l</w:t>
            </w:r>
            <w:r w:rsidR="00EF577A" w:rsidRPr="00B20329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>’</w:t>
            </w:r>
            <w:r w:rsidR="00EF577A" w:rsidRPr="00267B8F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  <w:rPrChange w:id="421" w:author="Enrico Monte" w:date="2019-01-15T16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</w:rPr>
                </w:rPrChange>
              </w:rPr>
              <w:t>aria.</w:t>
            </w:r>
          </w:p>
          <w:p w:rsidR="008E4CDE" w:rsidDel="00BB29E6" w:rsidRDefault="008E4CDE" w:rsidP="008E4CDE">
            <w:pPr>
              <w:rPr>
                <w:ins w:id="422" w:author="Enrico Monte" w:date="2019-01-19T18:24:00Z"/>
                <w:del w:id="423" w:author="Stefano Florio" w:date="2019-01-20T18:37:00Z"/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</w:pPr>
          </w:p>
          <w:p w:rsidR="008E4CDE" w:rsidRPr="00267B8F" w:rsidRDefault="008E4CDE">
            <w:pPr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  <w:rPrChange w:id="424" w:author="Enrico Monte" w:date="2019-01-15T16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</w:rPr>
                </w:rPrChange>
              </w:rPr>
              <w:pPrChange w:id="425" w:author="Enrico Monte" w:date="2019-01-19T18:24:00Z">
                <w:pPr>
                  <w:numPr>
                    <w:numId w:val="34"/>
                  </w:numPr>
                  <w:ind w:left="720" w:hanging="360"/>
                </w:pPr>
              </w:pPrChange>
            </w:pPr>
          </w:p>
        </w:tc>
      </w:tr>
    </w:tbl>
    <w:p w:rsidR="00EF577A" w:rsidRPr="00267B8F" w:rsidDel="003F7E55" w:rsidRDefault="00EF577A" w:rsidP="00EF577A">
      <w:pPr>
        <w:rPr>
          <w:del w:id="426" w:author="Enrico Monte" w:date="2019-01-19T23:11:00Z"/>
          <w:rStyle w:val="Enfasiintensa"/>
          <w:sz w:val="28"/>
          <w:lang w:val="it-IT"/>
          <w:rPrChange w:id="427" w:author="Enrico Monte" w:date="2019-01-15T16:38:00Z">
            <w:rPr>
              <w:del w:id="428" w:author="Enrico Monte" w:date="2019-01-19T23:11:00Z"/>
              <w:rStyle w:val="Enfasiintensa"/>
              <w:sz w:val="28"/>
            </w:rPr>
          </w:rPrChange>
        </w:rPr>
      </w:pPr>
    </w:p>
    <w:p w:rsidR="00EF577A" w:rsidDel="00BB29E6" w:rsidRDefault="00EF577A" w:rsidP="00EF577A">
      <w:pPr>
        <w:pStyle w:val="Titolo"/>
        <w:spacing w:after="0"/>
        <w:rPr>
          <w:del w:id="429" w:author="Stefano Florio" w:date="2019-01-20T18:37:00Z"/>
          <w:rStyle w:val="Enfasiintensa"/>
          <w:rFonts w:ascii="Times New Roman" w:hAnsi="Times New Roman"/>
          <w:b w:val="0"/>
          <w:color w:val="000000"/>
          <w:sz w:val="22"/>
          <w:szCs w:val="22"/>
          <w:lang w:val="it-IT"/>
        </w:rPr>
      </w:pPr>
      <w:del w:id="430" w:author="Stefano Florio" w:date="2019-01-20T18:37:00Z">
        <w:r w:rsidRPr="00EF577A" w:rsidDel="00BB29E6">
          <w:rPr>
            <w:rStyle w:val="Enfasiintensa"/>
            <w:rFonts w:ascii="Times New Roman" w:hAnsi="Times New Roman"/>
            <w:b w:val="0"/>
            <w:color w:val="000000"/>
            <w:sz w:val="22"/>
            <w:szCs w:val="22"/>
            <w:lang w:val="it-IT"/>
          </w:rPr>
          <w:delText xml:space="preserve">In questo scenario possiamo notare </w:delText>
        </w:r>
      </w:del>
      <w:ins w:id="431" w:author="Enrico Monte" w:date="2019-01-15T16:38:00Z">
        <w:del w:id="432" w:author="Stefano Florio" w:date="2019-01-20T18:37:00Z">
          <w:r w:rsidR="00267B8F" w:rsidDel="00BB29E6">
            <w:rPr>
              <w:rStyle w:val="Enfasiintensa"/>
              <w:rFonts w:ascii="Times New Roman" w:hAnsi="Times New Roman"/>
              <w:b w:val="0"/>
              <w:color w:val="000000"/>
              <w:sz w:val="22"/>
              <w:szCs w:val="22"/>
              <w:lang w:val="it-IT"/>
            </w:rPr>
            <w:delText>che i</w:delText>
          </w:r>
        </w:del>
      </w:ins>
      <w:del w:id="433" w:author="Stefano Florio" w:date="2019-01-20T18:37:00Z">
        <w:r w:rsidRPr="00EF577A" w:rsidDel="00BB29E6">
          <w:rPr>
            <w:rStyle w:val="Enfasiintensa"/>
            <w:rFonts w:ascii="Times New Roman" w:hAnsi="Times New Roman"/>
            <w:b w:val="0"/>
            <w:color w:val="000000"/>
            <w:sz w:val="22"/>
            <w:szCs w:val="22"/>
            <w:lang w:val="it-IT"/>
          </w:rPr>
          <w:delText>l’utilità dei gestori di zona e città che hanno una panoramica pi</w:delText>
        </w:r>
      </w:del>
      <w:ins w:id="434" w:author="Enrico Monte" w:date="2019-01-15T16:39:00Z">
        <w:del w:id="435" w:author="Stefano Florio" w:date="2019-01-20T18:37:00Z">
          <w:r w:rsidR="00267B8F" w:rsidDel="00BB29E6">
            <w:rPr>
              <w:rStyle w:val="Enfasiintensa"/>
              <w:rFonts w:ascii="Times New Roman" w:hAnsi="Times New Roman"/>
              <w:b w:val="0"/>
              <w:color w:val="000000"/>
              <w:sz w:val="22"/>
              <w:szCs w:val="22"/>
              <w:lang w:val="it-IT"/>
            </w:rPr>
            <w:delText>ù</w:delText>
          </w:r>
        </w:del>
      </w:ins>
      <w:del w:id="436" w:author="Stefano Florio" w:date="2019-01-20T18:37:00Z">
        <w:r w:rsidRPr="00EF577A" w:rsidDel="00BB29E6">
          <w:rPr>
            <w:rStyle w:val="Enfasiintensa"/>
            <w:rFonts w:ascii="Times New Roman" w:hAnsi="Times New Roman"/>
            <w:b w:val="0"/>
            <w:color w:val="000000"/>
            <w:sz w:val="22"/>
            <w:szCs w:val="22"/>
            <w:lang w:val="it-IT"/>
          </w:rPr>
          <w:delText>u astratta. Infatti sono un</w:delText>
        </w:r>
      </w:del>
      <w:ins w:id="437" w:author="Enrico Monte" w:date="2019-01-15T16:42:00Z">
        <w:del w:id="438" w:author="Stefano Florio" w:date="2019-01-20T18:37:00Z">
          <w:r w:rsidR="00267B8F" w:rsidDel="00BB29E6">
            <w:rPr>
              <w:rStyle w:val="Enfasiintensa"/>
              <w:rFonts w:ascii="Times New Roman" w:hAnsi="Times New Roman"/>
              <w:b w:val="0"/>
              <w:color w:val="000000"/>
              <w:sz w:val="22"/>
              <w:szCs w:val="22"/>
              <w:lang w:val="it-IT"/>
            </w:rPr>
            <w:delText>’</w:delText>
          </w:r>
        </w:del>
      </w:ins>
      <w:del w:id="439" w:author="Stefano Florio" w:date="2019-01-20T18:37:00Z">
        <w:r w:rsidRPr="00EF577A" w:rsidDel="00BB29E6">
          <w:rPr>
            <w:rStyle w:val="Enfasiintensa"/>
            <w:rFonts w:ascii="Times New Roman" w:hAnsi="Times New Roman"/>
            <w:b w:val="0"/>
            <w:color w:val="000000"/>
            <w:sz w:val="22"/>
            <w:szCs w:val="22"/>
            <w:lang w:val="it-IT"/>
          </w:rPr>
          <w:delText xml:space="preserve"> ulteriore sicurezza che informa il gestore sotto di loro di un problema nel caso non lo avessero notato.</w:delText>
        </w:r>
      </w:del>
      <w:ins w:id="440" w:author="Enrico Monte" w:date="2019-01-15T16:42:00Z">
        <w:del w:id="441" w:author="Stefano Florio" w:date="2019-01-20T18:37:00Z">
          <w:r w:rsidR="00B85819" w:rsidDel="00BB29E6">
            <w:rPr>
              <w:rStyle w:val="Enfasiintensa"/>
              <w:rFonts w:ascii="Times New Roman" w:hAnsi="Times New Roman"/>
              <w:b w:val="0"/>
              <w:color w:val="000000"/>
              <w:sz w:val="22"/>
              <w:szCs w:val="22"/>
              <w:lang w:val="it-IT"/>
            </w:rPr>
            <w:delText>al gestore di edificio.</w:delText>
          </w:r>
        </w:del>
      </w:ins>
    </w:p>
    <w:p w:rsidR="00EF577A" w:rsidDel="008E4CDE" w:rsidRDefault="00EF577A" w:rsidP="00EF577A">
      <w:pPr>
        <w:rPr>
          <w:del w:id="442" w:author="Enrico Monte" w:date="2019-01-19T18:24:00Z"/>
          <w:lang w:val="it-IT"/>
        </w:rPr>
      </w:pPr>
    </w:p>
    <w:p w:rsidR="00EF577A" w:rsidRPr="00EF577A" w:rsidDel="008E4CDE" w:rsidRDefault="00EF577A" w:rsidP="00EF577A">
      <w:pPr>
        <w:rPr>
          <w:del w:id="443" w:author="Enrico Monte" w:date="2019-01-19T18:24:00Z"/>
          <w:lang w:val="it-IT"/>
        </w:rPr>
      </w:pPr>
    </w:p>
    <w:p w:rsidR="00B74C2E" w:rsidRPr="00EF577A" w:rsidDel="00BB29E6" w:rsidRDefault="00B74C2E" w:rsidP="00EF577A">
      <w:pPr>
        <w:rPr>
          <w:del w:id="444" w:author="Stefano Florio" w:date="2019-01-20T18:38:00Z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352"/>
        <w:gridCol w:w="6288"/>
      </w:tblGrid>
      <w:tr w:rsidR="00EF577A" w:rsidRPr="00E84FAB" w:rsidTr="00EF577A">
        <w:trPr>
          <w:trHeight w:val="326"/>
        </w:trPr>
        <w:tc>
          <w:tcPr>
            <w:tcW w:w="2376" w:type="dxa"/>
            <w:tcBorders>
              <w:top w:val="single" w:sz="12" w:space="0" w:color="auto"/>
              <w:right w:val="nil"/>
            </w:tcBorders>
          </w:tcPr>
          <w:p w:rsidR="00EF577A" w:rsidRPr="00E84FAB" w:rsidRDefault="00EF577A" w:rsidP="00515D08">
            <w:pPr>
              <w:rPr>
                <w:rStyle w:val="Enfasiintensa"/>
                <w:rFonts w:ascii="Arial" w:hAnsi="Arial" w:cs="Arial"/>
                <w:b w:val="0"/>
                <w:color w:val="auto"/>
                <w:sz w:val="22"/>
                <w:szCs w:val="22"/>
              </w:rPr>
            </w:pPr>
            <w:r w:rsidRPr="00E84FAB">
              <w:rPr>
                <w:rStyle w:val="Enfasiintensa"/>
                <w:rFonts w:ascii="Arial" w:hAnsi="Arial" w:cs="Arial"/>
                <w:b w:val="0"/>
                <w:color w:val="auto"/>
                <w:sz w:val="22"/>
                <w:szCs w:val="22"/>
              </w:rPr>
              <w:lastRenderedPageBreak/>
              <w:t>Scenario Name</w:t>
            </w:r>
          </w:p>
        </w:tc>
        <w:tc>
          <w:tcPr>
            <w:tcW w:w="6404" w:type="dxa"/>
            <w:tcBorders>
              <w:top w:val="single" w:sz="12" w:space="0" w:color="auto"/>
              <w:left w:val="nil"/>
            </w:tcBorders>
          </w:tcPr>
          <w:p w:rsidR="00EF577A" w:rsidRPr="00EF577A" w:rsidRDefault="00EF577A" w:rsidP="00515D08">
            <w:pPr>
              <w:rPr>
                <w:rStyle w:val="Enfasiintensa"/>
                <w:rFonts w:ascii="Arial" w:hAnsi="Arial" w:cs="Arial"/>
                <w:i w:val="0"/>
                <w:color w:val="auto"/>
                <w:sz w:val="22"/>
                <w:szCs w:val="22"/>
              </w:rPr>
            </w:pPr>
            <w:proofErr w:type="spellStart"/>
            <w:r w:rsidRPr="00EF577A">
              <w:rPr>
                <w:rStyle w:val="Enfasiintensa"/>
                <w:rFonts w:ascii="Arial" w:hAnsi="Arial" w:cs="Arial"/>
                <w:i w:val="0"/>
                <w:color w:val="auto"/>
                <w:sz w:val="22"/>
                <w:szCs w:val="22"/>
              </w:rPr>
              <w:t>Pericolo_Incendio</w:t>
            </w:r>
            <w:proofErr w:type="spellEnd"/>
          </w:p>
          <w:p w:rsidR="00EF577A" w:rsidRPr="00EF577A" w:rsidRDefault="00EF577A" w:rsidP="00515D08">
            <w:pPr>
              <w:rPr>
                <w:rStyle w:val="Enfasiintensa"/>
                <w:rFonts w:ascii="Arial" w:hAnsi="Arial" w:cs="Arial"/>
                <w:i w:val="0"/>
                <w:color w:val="auto"/>
                <w:sz w:val="22"/>
                <w:szCs w:val="22"/>
              </w:rPr>
            </w:pPr>
          </w:p>
        </w:tc>
      </w:tr>
      <w:tr w:rsidR="00EF577A" w:rsidRPr="00E84FAB" w:rsidTr="00EF577A">
        <w:tc>
          <w:tcPr>
            <w:tcW w:w="2376" w:type="dxa"/>
            <w:tcBorders>
              <w:right w:val="nil"/>
            </w:tcBorders>
          </w:tcPr>
          <w:p w:rsidR="00EF577A" w:rsidRPr="00E84FAB" w:rsidRDefault="00EF577A" w:rsidP="00515D08">
            <w:pPr>
              <w:rPr>
                <w:rStyle w:val="Enfasiintensa"/>
                <w:rFonts w:ascii="Arial" w:hAnsi="Arial" w:cs="Arial"/>
                <w:b w:val="0"/>
                <w:color w:val="auto"/>
                <w:sz w:val="22"/>
                <w:szCs w:val="22"/>
              </w:rPr>
            </w:pPr>
            <w:proofErr w:type="spellStart"/>
            <w:r w:rsidRPr="00E84FAB">
              <w:rPr>
                <w:rStyle w:val="Enfasiintensa"/>
                <w:rFonts w:ascii="Arial" w:hAnsi="Arial" w:cs="Arial"/>
                <w:b w:val="0"/>
                <w:color w:val="auto"/>
                <w:sz w:val="22"/>
                <w:szCs w:val="22"/>
              </w:rPr>
              <w:t>Partecipating</w:t>
            </w:r>
            <w:proofErr w:type="spellEnd"/>
            <w:r w:rsidRPr="00E84FAB">
              <w:rPr>
                <w:rStyle w:val="Enfasiintensa"/>
                <w:rFonts w:ascii="Arial" w:hAnsi="Arial" w:cs="Arial"/>
                <w:b w:val="0"/>
                <w:color w:val="auto"/>
                <w:sz w:val="22"/>
                <w:szCs w:val="22"/>
              </w:rPr>
              <w:t xml:space="preserve"> Actors</w:t>
            </w:r>
          </w:p>
        </w:tc>
        <w:tc>
          <w:tcPr>
            <w:tcW w:w="6404" w:type="dxa"/>
            <w:tcBorders>
              <w:left w:val="nil"/>
            </w:tcBorders>
          </w:tcPr>
          <w:p w:rsidR="00EF577A" w:rsidRPr="00EF577A" w:rsidRDefault="00EF577A" w:rsidP="00515D08">
            <w:pPr>
              <w:rPr>
                <w:rStyle w:val="Enfasiintensa"/>
                <w:rFonts w:ascii="Arial" w:hAnsi="Arial" w:cs="Arial"/>
                <w:i w:val="0"/>
                <w:color w:val="auto"/>
                <w:sz w:val="22"/>
                <w:szCs w:val="22"/>
              </w:rPr>
            </w:pPr>
            <w:proofErr w:type="spellStart"/>
            <w:r w:rsidRPr="00EF577A">
              <w:rPr>
                <w:rStyle w:val="Enfasiintensa"/>
                <w:rFonts w:ascii="Arial" w:hAnsi="Arial" w:cs="Arial"/>
                <w:i w:val="0"/>
                <w:color w:val="auto"/>
                <w:sz w:val="22"/>
                <w:szCs w:val="22"/>
              </w:rPr>
              <w:t>GestoreEdificio</w:t>
            </w:r>
            <w:proofErr w:type="spellEnd"/>
            <w:r w:rsidRPr="00EF577A">
              <w:rPr>
                <w:rStyle w:val="Enfasiintensa"/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: </w:t>
            </w:r>
            <w:r w:rsidRPr="00EF577A">
              <w:rPr>
                <w:rStyle w:val="Enfasiintensa"/>
                <w:rFonts w:ascii="Arial" w:hAnsi="Arial" w:cs="Arial"/>
                <w:i w:val="0"/>
                <w:color w:val="auto"/>
                <w:sz w:val="22"/>
                <w:szCs w:val="22"/>
                <w:u w:val="single"/>
              </w:rPr>
              <w:t>John</w:t>
            </w:r>
          </w:p>
          <w:p w:rsidR="00EF577A" w:rsidRPr="00E84FAB" w:rsidRDefault="00EF577A" w:rsidP="00515D08">
            <w:pPr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</w:rPr>
            </w:pPr>
          </w:p>
        </w:tc>
      </w:tr>
      <w:tr w:rsidR="00EF577A" w:rsidRPr="00215746" w:rsidTr="00EF577A">
        <w:tc>
          <w:tcPr>
            <w:tcW w:w="2376" w:type="dxa"/>
            <w:tcBorders>
              <w:bottom w:val="single" w:sz="12" w:space="0" w:color="auto"/>
              <w:right w:val="nil"/>
            </w:tcBorders>
          </w:tcPr>
          <w:p w:rsidR="00EF577A" w:rsidRPr="00E84FAB" w:rsidRDefault="00EF577A" w:rsidP="00515D08">
            <w:pPr>
              <w:rPr>
                <w:rStyle w:val="Enfasiintensa"/>
                <w:rFonts w:ascii="Arial" w:hAnsi="Arial" w:cs="Arial"/>
                <w:b w:val="0"/>
                <w:color w:val="auto"/>
                <w:sz w:val="22"/>
                <w:szCs w:val="22"/>
              </w:rPr>
            </w:pPr>
            <w:r w:rsidRPr="00E84FAB">
              <w:rPr>
                <w:rStyle w:val="Enfasiintensa"/>
                <w:rFonts w:ascii="Arial" w:hAnsi="Arial" w:cs="Arial"/>
                <w:b w:val="0"/>
                <w:color w:val="auto"/>
                <w:sz w:val="22"/>
                <w:szCs w:val="22"/>
              </w:rPr>
              <w:t xml:space="preserve">Flow </w:t>
            </w:r>
            <w:r>
              <w:rPr>
                <w:rStyle w:val="Enfasiintensa"/>
                <w:rFonts w:ascii="Arial" w:hAnsi="Arial" w:cs="Arial"/>
                <w:b w:val="0"/>
                <w:color w:val="auto"/>
                <w:sz w:val="22"/>
                <w:szCs w:val="22"/>
              </w:rPr>
              <w:t>o</w:t>
            </w:r>
            <w:r w:rsidRPr="00E84FAB">
              <w:rPr>
                <w:rStyle w:val="Enfasiintensa"/>
                <w:rFonts w:ascii="Arial" w:hAnsi="Arial" w:cs="Arial"/>
                <w:b w:val="0"/>
                <w:color w:val="auto"/>
                <w:sz w:val="22"/>
                <w:szCs w:val="22"/>
              </w:rPr>
              <w:t>f Event</w:t>
            </w:r>
            <w:r>
              <w:rPr>
                <w:rStyle w:val="Enfasiintensa"/>
                <w:rFonts w:ascii="Arial" w:hAnsi="Arial" w:cs="Arial"/>
                <w:b w:val="0"/>
                <w:color w:val="auto"/>
                <w:sz w:val="22"/>
                <w:szCs w:val="22"/>
              </w:rPr>
              <w:t>s</w:t>
            </w:r>
          </w:p>
        </w:tc>
        <w:tc>
          <w:tcPr>
            <w:tcW w:w="6404" w:type="dxa"/>
            <w:tcBorders>
              <w:left w:val="nil"/>
              <w:bottom w:val="single" w:sz="12" w:space="0" w:color="auto"/>
            </w:tcBorders>
          </w:tcPr>
          <w:p w:rsidR="00EF577A" w:rsidRPr="00BB29E6" w:rsidRDefault="00EF577A" w:rsidP="00EF577A">
            <w:pPr>
              <w:numPr>
                <w:ilvl w:val="0"/>
                <w:numId w:val="34"/>
              </w:numPr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445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</w:pPr>
            <w:r w:rsidRPr="00BB29E6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446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  <w:t>Nella stanza A1.6 dell’edificio Coppito 0, il sensore di fumo FM001 ha un rilevamento positivo (presenza di fumo).</w:t>
            </w:r>
          </w:p>
          <w:p w:rsidR="00EF577A" w:rsidRPr="00BB29E6" w:rsidRDefault="00EF577A" w:rsidP="00EF577A">
            <w:pPr>
              <w:numPr>
                <w:ilvl w:val="0"/>
                <w:numId w:val="34"/>
              </w:numPr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447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</w:pPr>
            <w:r w:rsidRPr="00BB29E6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448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  <w:t xml:space="preserve">John visualizza sulla dashboard che </w:t>
            </w:r>
            <w:del w:id="449" w:author="Enrico Monte" w:date="2019-01-19T14:59:00Z">
              <w:r w:rsidRPr="00BB29E6" w:rsidDel="00E52F45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0"/>
                  <w:szCs w:val="20"/>
                  <w:lang w:val="it-IT"/>
                  <w:rPrChange w:id="450" w:author="Stefano Florio" w:date="2019-01-20T18:38:00Z">
                    <w:rPr>
                      <w:rStyle w:val="Enfasiintensa"/>
                      <w:rFonts w:ascii="Arial" w:hAnsi="Arial" w:cs="Arial"/>
                      <w:b w:val="0"/>
                      <w:i w:val="0"/>
                      <w:color w:val="auto"/>
                      <w:sz w:val="22"/>
                      <w:szCs w:val="22"/>
                      <w:lang w:val="it-IT"/>
                    </w:rPr>
                  </w:rPrChange>
                </w:rPr>
                <w:delText>il primo piano</w:delText>
              </w:r>
            </w:del>
            <w:ins w:id="451" w:author="Enrico Monte" w:date="2019-01-19T14:59:00Z">
              <w:r w:rsidR="00E52F45" w:rsidRPr="00BB29E6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0"/>
                  <w:szCs w:val="20"/>
                  <w:lang w:val="it-IT"/>
                  <w:rPrChange w:id="452" w:author="Stefano Florio" w:date="2019-01-20T18:38:00Z">
                    <w:rPr>
                      <w:rStyle w:val="Enfasiintensa"/>
                      <w:rFonts w:ascii="Arial" w:hAnsi="Arial" w:cs="Arial"/>
                      <w:b w:val="0"/>
                      <w:i w:val="0"/>
                      <w:color w:val="auto"/>
                      <w:sz w:val="22"/>
                      <w:szCs w:val="22"/>
                      <w:lang w:val="it-IT"/>
                    </w:rPr>
                  </w:rPrChange>
                </w:rPr>
                <w:t>la stanza A1.6</w:t>
              </w:r>
            </w:ins>
            <w:r w:rsidRPr="00BB29E6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453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  <w:t xml:space="preserve"> di Coppito 0 (edificio ad esso assegnato), è </w:t>
            </w:r>
            <w:del w:id="454" w:author="Enrico Monte" w:date="2019-01-19T15:00:00Z">
              <w:r w:rsidRPr="00BB29E6" w:rsidDel="00E52F45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0"/>
                  <w:szCs w:val="20"/>
                  <w:lang w:val="it-IT"/>
                  <w:rPrChange w:id="455" w:author="Stefano Florio" w:date="2019-01-20T18:38:00Z">
                    <w:rPr>
                      <w:rStyle w:val="Enfasiintensa"/>
                      <w:rFonts w:ascii="Arial" w:hAnsi="Arial" w:cs="Arial"/>
                      <w:b w:val="0"/>
                      <w:i w:val="0"/>
                      <w:color w:val="auto"/>
                      <w:sz w:val="22"/>
                      <w:szCs w:val="22"/>
                      <w:lang w:val="it-IT"/>
                    </w:rPr>
                  </w:rPrChange>
                </w:rPr>
                <w:delText xml:space="preserve">segnato </w:delText>
              </w:r>
            </w:del>
            <w:ins w:id="456" w:author="Enrico Monte" w:date="2019-01-19T15:00:00Z">
              <w:r w:rsidR="00E52F45" w:rsidRPr="00BB29E6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0"/>
                  <w:szCs w:val="20"/>
                  <w:lang w:val="it-IT"/>
                  <w:rPrChange w:id="457" w:author="Stefano Florio" w:date="2019-01-20T18:38:00Z">
                    <w:rPr>
                      <w:rStyle w:val="Enfasiintensa"/>
                      <w:rFonts w:ascii="Arial" w:hAnsi="Arial" w:cs="Arial"/>
                      <w:b w:val="0"/>
                      <w:i w:val="0"/>
                      <w:color w:val="auto"/>
                      <w:sz w:val="22"/>
                      <w:szCs w:val="22"/>
                      <w:lang w:val="it-IT"/>
                    </w:rPr>
                  </w:rPrChange>
                </w:rPr>
                <w:t xml:space="preserve">colorata </w:t>
              </w:r>
            </w:ins>
            <w:r w:rsidRPr="00BB29E6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458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  <w:t>in viola (situazione di pericolo).</w:t>
            </w:r>
          </w:p>
          <w:p w:rsidR="00EF577A" w:rsidRPr="00BB29E6" w:rsidRDefault="00EF577A" w:rsidP="00EF577A">
            <w:pPr>
              <w:numPr>
                <w:ilvl w:val="0"/>
                <w:numId w:val="34"/>
              </w:numPr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459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</w:pPr>
            <w:r w:rsidRPr="00BB29E6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460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  <w:t xml:space="preserve">John inoltre </w:t>
            </w:r>
            <w:del w:id="461" w:author="Enrico Monte" w:date="2019-01-19T23:13:00Z">
              <w:r w:rsidRPr="00BB29E6" w:rsidDel="003F7E55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0"/>
                  <w:szCs w:val="20"/>
                  <w:lang w:val="it-IT"/>
                  <w:rPrChange w:id="462" w:author="Stefano Florio" w:date="2019-01-20T18:38:00Z">
                    <w:rPr>
                      <w:rStyle w:val="Enfasiintensa"/>
                      <w:rFonts w:ascii="Arial" w:hAnsi="Arial" w:cs="Arial"/>
                      <w:b w:val="0"/>
                      <w:i w:val="0"/>
                      <w:color w:val="auto"/>
                      <w:sz w:val="22"/>
                      <w:szCs w:val="22"/>
                      <w:lang w:val="it-IT"/>
                    </w:rPr>
                  </w:rPrChange>
                </w:rPr>
                <w:delText xml:space="preserve">è avvisato da un suono di allarme e </w:delText>
              </w:r>
            </w:del>
            <w:r w:rsidRPr="00BB29E6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463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  <w:t>visualizza u</w:t>
            </w:r>
            <w:ins w:id="464" w:author="Enrico Monte" w:date="2019-01-19T18:26:00Z">
              <w:r w:rsidR="00B74C2E" w:rsidRPr="00BB29E6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0"/>
                  <w:szCs w:val="20"/>
                  <w:lang w:val="it-IT"/>
                  <w:rPrChange w:id="465" w:author="Stefano Florio" w:date="2019-01-20T18:38:00Z">
                    <w:rPr>
                      <w:rStyle w:val="Enfasiintensa"/>
                      <w:rFonts w:ascii="Arial" w:hAnsi="Arial" w:cs="Arial"/>
                      <w:b w:val="0"/>
                      <w:i w:val="0"/>
                      <w:color w:val="auto"/>
                      <w:sz w:val="22"/>
                      <w:szCs w:val="22"/>
                      <w:lang w:val="it-IT"/>
                    </w:rPr>
                  </w:rPrChange>
                </w:rPr>
                <w:t>n</w:t>
              </w:r>
              <w:r w:rsidR="00B74C2E" w:rsidRPr="00BB29E6">
                <w:rPr>
                  <w:rStyle w:val="Enfasiintensa"/>
                  <w:rFonts w:ascii="Arial" w:hAnsi="Arial" w:cs="Arial"/>
                  <w:sz w:val="20"/>
                  <w:szCs w:val="20"/>
                  <w:lang w:val="it-IT"/>
                  <w:rPrChange w:id="466" w:author="Stefano Florio" w:date="2019-01-20T18:38:00Z">
                    <w:rPr>
                      <w:rStyle w:val="Enfasiintensa"/>
                      <w:rFonts w:ascii="Arial" w:hAnsi="Arial" w:cs="Arial"/>
                      <w:sz w:val="22"/>
                      <w:szCs w:val="22"/>
                    </w:rPr>
                  </w:rPrChange>
                </w:rPr>
                <w:t xml:space="preserve"> </w:t>
              </w:r>
            </w:ins>
            <w:ins w:id="467" w:author="Enrico Monte" w:date="2019-01-19T18:28:00Z">
              <w:r w:rsidR="00B74C2E" w:rsidRPr="00BB29E6">
                <w:rPr>
                  <w:rStyle w:val="Enfasiintensa"/>
                  <w:rFonts w:ascii="Arial" w:hAnsi="Arial" w:cs="Arial"/>
                  <w:b w:val="0"/>
                  <w:i w:val="0"/>
                  <w:sz w:val="20"/>
                  <w:szCs w:val="20"/>
                  <w:lang w:val="it-IT"/>
                  <w:rPrChange w:id="468" w:author="Stefano Florio" w:date="2019-01-20T18:38:00Z">
                    <w:rPr>
                      <w:rStyle w:val="Enfasiintensa"/>
                      <w:rFonts w:ascii="Arial" w:hAnsi="Arial" w:cs="Arial"/>
                      <w:b w:val="0"/>
                      <w:i w:val="0"/>
                      <w:sz w:val="22"/>
                      <w:szCs w:val="22"/>
                      <w:lang w:val="it-IT"/>
                    </w:rPr>
                  </w:rPrChange>
                </w:rPr>
                <w:t>bottone</w:t>
              </w:r>
            </w:ins>
            <w:del w:id="469" w:author="Enrico Monte" w:date="2019-01-19T18:26:00Z">
              <w:r w:rsidRPr="00BB29E6" w:rsidDel="00B74C2E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0"/>
                  <w:szCs w:val="20"/>
                  <w:lang w:val="it-IT"/>
                  <w:rPrChange w:id="470" w:author="Stefano Florio" w:date="2019-01-20T18:38:00Z">
                    <w:rPr>
                      <w:rStyle w:val="Enfasiintensa"/>
                      <w:rFonts w:ascii="Arial" w:hAnsi="Arial" w:cs="Arial"/>
                      <w:b w:val="0"/>
                      <w:i w:val="0"/>
                      <w:color w:val="auto"/>
                      <w:sz w:val="22"/>
                      <w:szCs w:val="22"/>
                      <w:lang w:val="it-IT"/>
                    </w:rPr>
                  </w:rPrChange>
                </w:rPr>
                <w:delText>n’icona</w:delText>
              </w:r>
            </w:del>
            <w:ins w:id="471" w:author="Enrico Monte" w:date="2019-01-19T15:00:00Z">
              <w:r w:rsidR="00E52F45" w:rsidRPr="00BB29E6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0"/>
                  <w:szCs w:val="20"/>
                  <w:lang w:val="it-IT"/>
                  <w:rPrChange w:id="472" w:author="Stefano Florio" w:date="2019-01-20T18:38:00Z">
                    <w:rPr>
                      <w:rStyle w:val="Enfasiintensa"/>
                      <w:rFonts w:ascii="Arial" w:hAnsi="Arial" w:cs="Arial"/>
                      <w:b w:val="0"/>
                      <w:i w:val="0"/>
                      <w:color w:val="auto"/>
                      <w:sz w:val="22"/>
                      <w:szCs w:val="22"/>
                      <w:lang w:val="it-IT"/>
                    </w:rPr>
                  </w:rPrChange>
                </w:rPr>
                <w:t xml:space="preserve"> cliccabile</w:t>
              </w:r>
            </w:ins>
            <w:ins w:id="473" w:author="Enrico Monte" w:date="2019-01-19T23:16:00Z">
              <w:r w:rsidR="00AC5B95" w:rsidRPr="00BB29E6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0"/>
                  <w:szCs w:val="20"/>
                  <w:lang w:val="it-IT"/>
                  <w:rPrChange w:id="474" w:author="Stefano Florio" w:date="2019-01-20T18:38:00Z">
                    <w:rPr>
                      <w:rStyle w:val="Enfasiintensa"/>
                      <w:rFonts w:ascii="Arial" w:hAnsi="Arial" w:cs="Arial"/>
                      <w:b w:val="0"/>
                      <w:i w:val="0"/>
                      <w:color w:val="auto"/>
                      <w:sz w:val="22"/>
                      <w:szCs w:val="22"/>
                      <w:lang w:val="it-IT"/>
                    </w:rPr>
                  </w:rPrChange>
                </w:rPr>
                <w:t>, nominato “visualizza pericoli”</w:t>
              </w:r>
            </w:ins>
            <w:ins w:id="475" w:author="Enrico Monte" w:date="2019-01-19T23:17:00Z">
              <w:r w:rsidR="00AC5B95" w:rsidRPr="00BB29E6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0"/>
                  <w:szCs w:val="20"/>
                  <w:lang w:val="it-IT"/>
                  <w:rPrChange w:id="476" w:author="Stefano Florio" w:date="2019-01-20T18:38:00Z">
                    <w:rPr>
                      <w:rStyle w:val="Enfasiintensa"/>
                      <w:rFonts w:ascii="Arial" w:hAnsi="Arial" w:cs="Arial"/>
                      <w:b w:val="0"/>
                      <w:i w:val="0"/>
                      <w:color w:val="auto"/>
                      <w:sz w:val="22"/>
                      <w:szCs w:val="22"/>
                      <w:lang w:val="it-IT"/>
                    </w:rPr>
                  </w:rPrChange>
                </w:rPr>
                <w:t>,</w:t>
              </w:r>
            </w:ins>
            <w:r w:rsidRPr="00BB29E6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477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  <w:t xml:space="preserve"> in alto a destra sulla dashboard che lo informa di un pericolo rilevato.</w:t>
            </w:r>
          </w:p>
          <w:p w:rsidR="00EF577A" w:rsidRPr="00BB29E6" w:rsidRDefault="00EF577A" w:rsidP="00EF577A">
            <w:pPr>
              <w:numPr>
                <w:ilvl w:val="0"/>
                <w:numId w:val="34"/>
              </w:numPr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478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</w:pPr>
            <w:r w:rsidRPr="00BB29E6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479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  <w:t>J</w:t>
            </w:r>
            <w:r w:rsidR="009F6F14" w:rsidRPr="00BB29E6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480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  <w:t>oh</w:t>
            </w:r>
            <w:r w:rsidRPr="00BB29E6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481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  <w:t xml:space="preserve">n clicca sull’icona e visualizza una nuova interfaccia </w:t>
            </w:r>
            <w:ins w:id="482" w:author="Enrico Monte" w:date="2019-01-19T15:00:00Z">
              <w:r w:rsidR="00E52F45" w:rsidRPr="00BB29E6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0"/>
                  <w:szCs w:val="20"/>
                  <w:lang w:val="it-IT"/>
                  <w:rPrChange w:id="483" w:author="Stefano Florio" w:date="2019-01-20T18:38:00Z">
                    <w:rPr>
                      <w:rStyle w:val="Enfasiintensa"/>
                      <w:rFonts w:ascii="Arial" w:hAnsi="Arial" w:cs="Arial"/>
                      <w:b w:val="0"/>
                      <w:i w:val="0"/>
                      <w:color w:val="auto"/>
                      <w:sz w:val="22"/>
                      <w:szCs w:val="22"/>
                      <w:lang w:val="it-IT"/>
                    </w:rPr>
                  </w:rPrChange>
                </w:rPr>
                <w:t xml:space="preserve">filtrata </w:t>
              </w:r>
            </w:ins>
            <w:r w:rsidRPr="00BB29E6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484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  <w:t>con la stanza in pericolo. (Se più stanze sono in pericolo, visualizzer</w:t>
            </w:r>
            <w:r w:rsidR="009F6F14" w:rsidRPr="00BB29E6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485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  <w:t>à</w:t>
            </w:r>
            <w:r w:rsidRPr="00BB29E6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486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  <w:t xml:space="preserve"> l’elenco di queste ultime).</w:t>
            </w:r>
          </w:p>
          <w:p w:rsidR="00E52F45" w:rsidRPr="00BB29E6" w:rsidRDefault="00EF577A" w:rsidP="00EF577A">
            <w:pPr>
              <w:numPr>
                <w:ilvl w:val="0"/>
                <w:numId w:val="34"/>
              </w:numPr>
              <w:rPr>
                <w:ins w:id="487" w:author="Enrico Monte" w:date="2019-01-19T15:05:00Z"/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488" w:author="Stefano Florio" w:date="2019-01-20T18:38:00Z">
                  <w:rPr>
                    <w:ins w:id="489" w:author="Enrico Monte" w:date="2019-01-19T15:05:00Z"/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</w:pPr>
            <w:r w:rsidRPr="00BB29E6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490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  <w:t>John clicca sulla stanza A1.6 e</w:t>
            </w:r>
            <w:ins w:id="491" w:author="Enrico Monte" w:date="2019-01-19T15:03:00Z">
              <w:r w:rsidR="00E52F45" w:rsidRPr="00BB29E6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0"/>
                  <w:szCs w:val="20"/>
                  <w:lang w:val="it-IT"/>
                  <w:rPrChange w:id="492" w:author="Stefano Florio" w:date="2019-01-20T18:38:00Z">
                    <w:rPr>
                      <w:rStyle w:val="Enfasiintensa"/>
                      <w:rFonts w:ascii="Arial" w:hAnsi="Arial" w:cs="Arial"/>
                      <w:b w:val="0"/>
                      <w:i w:val="0"/>
                      <w:color w:val="auto"/>
                      <w:sz w:val="22"/>
                      <w:szCs w:val="22"/>
                      <w:lang w:val="it-IT"/>
                    </w:rPr>
                  </w:rPrChange>
                </w:rPr>
                <w:t xml:space="preserve"> </w:t>
              </w:r>
              <w:proofErr w:type="spellStart"/>
              <w:r w:rsidR="00E52F45" w:rsidRPr="00BB29E6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0"/>
                  <w:szCs w:val="20"/>
                  <w:lang w:val="it-IT"/>
                  <w:rPrChange w:id="493" w:author="Stefano Florio" w:date="2019-01-20T18:38:00Z">
                    <w:rPr>
                      <w:rStyle w:val="Enfasiintensa"/>
                      <w:rFonts w:ascii="Arial" w:hAnsi="Arial" w:cs="Arial"/>
                      <w:b w:val="0"/>
                      <w:i w:val="0"/>
                      <w:color w:val="auto"/>
                      <w:sz w:val="22"/>
                      <w:szCs w:val="22"/>
                      <w:lang w:val="it-IT"/>
                    </w:rPr>
                  </w:rPrChange>
                </w:rPr>
                <w:t>e</w:t>
              </w:r>
              <w:proofErr w:type="spellEnd"/>
              <w:r w:rsidR="00E52F45" w:rsidRPr="00BB29E6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0"/>
                  <w:szCs w:val="20"/>
                  <w:lang w:val="it-IT"/>
                  <w:rPrChange w:id="494" w:author="Stefano Florio" w:date="2019-01-20T18:38:00Z">
                    <w:rPr>
                      <w:rStyle w:val="Enfasiintensa"/>
                      <w:rFonts w:ascii="Arial" w:hAnsi="Arial" w:cs="Arial"/>
                      <w:b w:val="0"/>
                      <w:i w:val="0"/>
                      <w:color w:val="auto"/>
                      <w:sz w:val="22"/>
                      <w:szCs w:val="22"/>
                      <w:lang w:val="it-IT"/>
                    </w:rPr>
                  </w:rPrChange>
                </w:rPr>
                <w:t xml:space="preserve"> visualizza una schermata contenente la media di tutt</w:t>
              </w:r>
            </w:ins>
            <w:ins w:id="495" w:author="Enrico Monte" w:date="2019-01-19T18:31:00Z">
              <w:r w:rsidR="00B74C2E" w:rsidRPr="00BB29E6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0"/>
                  <w:szCs w:val="20"/>
                  <w:lang w:val="it-IT"/>
                  <w:rPrChange w:id="496" w:author="Stefano Florio" w:date="2019-01-20T18:38:00Z">
                    <w:rPr>
                      <w:rStyle w:val="Enfasiintensa"/>
                      <w:rFonts w:ascii="Arial" w:hAnsi="Arial" w:cs="Arial"/>
                      <w:b w:val="0"/>
                      <w:i w:val="0"/>
                      <w:color w:val="auto"/>
                      <w:sz w:val="22"/>
                      <w:szCs w:val="22"/>
                      <w:lang w:val="it-IT"/>
                    </w:rPr>
                  </w:rPrChange>
                </w:rPr>
                <w:t>e le variabili ambientali</w:t>
              </w:r>
            </w:ins>
            <w:ins w:id="497" w:author="Enrico Monte" w:date="2019-01-19T15:03:00Z">
              <w:r w:rsidR="00E52F45" w:rsidRPr="00BB29E6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0"/>
                  <w:szCs w:val="20"/>
                  <w:lang w:val="it-IT"/>
                  <w:rPrChange w:id="498" w:author="Stefano Florio" w:date="2019-01-20T18:38:00Z">
                    <w:rPr>
                      <w:rStyle w:val="Enfasiintensa"/>
                      <w:rFonts w:ascii="Arial" w:hAnsi="Arial" w:cs="Arial"/>
                      <w:b w:val="0"/>
                      <w:i w:val="0"/>
                      <w:color w:val="auto"/>
                      <w:sz w:val="22"/>
                      <w:szCs w:val="22"/>
                      <w:lang w:val="it-IT"/>
                    </w:rPr>
                  </w:rPrChange>
                </w:rPr>
                <w:t xml:space="preserve"> per quella stanza e tutti i sensori</w:t>
              </w:r>
            </w:ins>
            <w:ins w:id="499" w:author="Enrico Monte" w:date="2019-01-19T15:04:00Z">
              <w:r w:rsidR="00E52F45" w:rsidRPr="00BB29E6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0"/>
                  <w:szCs w:val="20"/>
                  <w:lang w:val="it-IT"/>
                  <w:rPrChange w:id="500" w:author="Stefano Florio" w:date="2019-01-20T18:38:00Z">
                    <w:rPr>
                      <w:rStyle w:val="Enfasiintensa"/>
                      <w:rFonts w:ascii="Arial" w:hAnsi="Arial" w:cs="Arial"/>
                      <w:b w:val="0"/>
                      <w:i w:val="0"/>
                      <w:color w:val="auto"/>
                      <w:sz w:val="22"/>
                      <w:szCs w:val="22"/>
                      <w:lang w:val="it-IT"/>
                    </w:rPr>
                  </w:rPrChange>
                </w:rPr>
                <w:t xml:space="preserve"> contenuti</w:t>
              </w:r>
            </w:ins>
            <w:ins w:id="501" w:author="Enrico Monte" w:date="2019-01-19T15:03:00Z">
              <w:r w:rsidR="00E52F45" w:rsidRPr="00BB29E6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0"/>
                  <w:szCs w:val="20"/>
                  <w:lang w:val="it-IT"/>
                  <w:rPrChange w:id="502" w:author="Stefano Florio" w:date="2019-01-20T18:38:00Z">
                    <w:rPr>
                      <w:rStyle w:val="Enfasiintensa"/>
                      <w:rFonts w:ascii="Arial" w:hAnsi="Arial" w:cs="Arial"/>
                      <w:b w:val="0"/>
                      <w:i w:val="0"/>
                      <w:color w:val="auto"/>
                      <w:sz w:val="22"/>
                      <w:szCs w:val="22"/>
                      <w:lang w:val="it-IT"/>
                    </w:rPr>
                  </w:rPrChange>
                </w:rPr>
                <w:t xml:space="preserve"> con i relativi valori rilevati.</w:t>
              </w:r>
            </w:ins>
            <w:r w:rsidRPr="00BB29E6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503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  <w:t xml:space="preserve"> </w:t>
            </w:r>
          </w:p>
          <w:p w:rsidR="00EF577A" w:rsidRPr="00BB29E6" w:rsidRDefault="00E52F45" w:rsidP="00EF577A">
            <w:pPr>
              <w:numPr>
                <w:ilvl w:val="0"/>
                <w:numId w:val="34"/>
              </w:numPr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504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</w:pPr>
            <w:ins w:id="505" w:author="Enrico Monte" w:date="2019-01-19T15:05:00Z">
              <w:r w:rsidRPr="00BB29E6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0"/>
                  <w:szCs w:val="20"/>
                  <w:lang w:val="it-IT"/>
                  <w:rPrChange w:id="506" w:author="Stefano Florio" w:date="2019-01-20T18:38:00Z">
                    <w:rPr>
                      <w:rStyle w:val="Enfasiintensa"/>
                      <w:rFonts w:ascii="Arial" w:hAnsi="Arial" w:cs="Arial"/>
                      <w:b w:val="0"/>
                      <w:i w:val="0"/>
                      <w:color w:val="auto"/>
                      <w:sz w:val="22"/>
                      <w:szCs w:val="22"/>
                      <w:lang w:val="it-IT"/>
                    </w:rPr>
                  </w:rPrChange>
                </w:rPr>
                <w:t>John quin</w:t>
              </w:r>
            </w:ins>
            <w:ins w:id="507" w:author="Enrico Monte" w:date="2019-01-19T18:31:00Z">
              <w:r w:rsidR="00B74C2E" w:rsidRPr="00BB29E6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0"/>
                  <w:szCs w:val="20"/>
                  <w:lang w:val="it-IT"/>
                  <w:rPrChange w:id="508" w:author="Stefano Florio" w:date="2019-01-20T18:38:00Z">
                    <w:rPr>
                      <w:rStyle w:val="Enfasiintensa"/>
                      <w:rFonts w:ascii="Arial" w:hAnsi="Arial" w:cs="Arial"/>
                      <w:b w:val="0"/>
                      <w:i w:val="0"/>
                      <w:color w:val="auto"/>
                      <w:sz w:val="22"/>
                      <w:szCs w:val="22"/>
                      <w:lang w:val="it-IT"/>
                    </w:rPr>
                  </w:rPrChange>
                </w:rPr>
                <w:t>d</w:t>
              </w:r>
            </w:ins>
            <w:ins w:id="509" w:author="Enrico Monte" w:date="2019-01-19T15:05:00Z">
              <w:r w:rsidRPr="00BB29E6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0"/>
                  <w:szCs w:val="20"/>
                  <w:lang w:val="it-IT"/>
                  <w:rPrChange w:id="510" w:author="Stefano Florio" w:date="2019-01-20T18:38:00Z">
                    <w:rPr>
                      <w:rStyle w:val="Enfasiintensa"/>
                      <w:rFonts w:ascii="Arial" w:hAnsi="Arial" w:cs="Arial"/>
                      <w:b w:val="0"/>
                      <w:i w:val="0"/>
                      <w:color w:val="auto"/>
                      <w:sz w:val="22"/>
                      <w:szCs w:val="22"/>
                      <w:lang w:val="it-IT"/>
                    </w:rPr>
                  </w:rPrChange>
                </w:rPr>
                <w:t xml:space="preserve">i </w:t>
              </w:r>
            </w:ins>
            <w:r w:rsidR="00EF577A" w:rsidRPr="00BB29E6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511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  <w:t>nota che il sensore di fumo FM001 ha come parametro “</w:t>
            </w:r>
            <w:ins w:id="512" w:author="Enrico Monte" w:date="2019-01-19T15:01:00Z">
              <w:r w:rsidRPr="00BB29E6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0"/>
                  <w:szCs w:val="20"/>
                  <w:lang w:val="it-IT"/>
                  <w:rPrChange w:id="513" w:author="Stefano Florio" w:date="2019-01-20T18:38:00Z">
                    <w:rPr>
                      <w:rStyle w:val="Enfasiintensa"/>
                      <w:rFonts w:ascii="Arial" w:hAnsi="Arial" w:cs="Arial"/>
                      <w:b w:val="0"/>
                      <w:i w:val="0"/>
                      <w:color w:val="auto"/>
                      <w:sz w:val="22"/>
                      <w:szCs w:val="22"/>
                      <w:lang w:val="it-IT"/>
                    </w:rPr>
                  </w:rPrChange>
                </w:rPr>
                <w:t>1</w:t>
              </w:r>
            </w:ins>
            <w:del w:id="514" w:author="Enrico Monte" w:date="2019-01-19T15:01:00Z">
              <w:r w:rsidR="00EF577A" w:rsidRPr="00BB29E6" w:rsidDel="00E52F45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0"/>
                  <w:szCs w:val="20"/>
                  <w:lang w:val="it-IT"/>
                  <w:rPrChange w:id="515" w:author="Stefano Florio" w:date="2019-01-20T18:38:00Z">
                    <w:rPr>
                      <w:rStyle w:val="Enfasiintensa"/>
                      <w:rFonts w:ascii="Arial" w:hAnsi="Arial" w:cs="Arial"/>
                      <w:b w:val="0"/>
                      <w:i w:val="0"/>
                      <w:color w:val="auto"/>
                      <w:sz w:val="22"/>
                      <w:szCs w:val="22"/>
                      <w:lang w:val="it-IT"/>
                    </w:rPr>
                  </w:rPrChange>
                </w:rPr>
                <w:delText>SI</w:delText>
              </w:r>
            </w:del>
            <w:r w:rsidR="00EF577A" w:rsidRPr="00BB29E6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516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  <w:t>”</w:t>
            </w:r>
            <w:ins w:id="517" w:author="Enrico Monte" w:date="2019-01-19T18:31:00Z">
              <w:r w:rsidR="00B74C2E" w:rsidRPr="00BB29E6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0"/>
                  <w:szCs w:val="20"/>
                  <w:lang w:val="it-IT"/>
                  <w:rPrChange w:id="518" w:author="Stefano Florio" w:date="2019-01-20T18:38:00Z">
                    <w:rPr>
                      <w:rStyle w:val="Enfasiintensa"/>
                      <w:rFonts w:ascii="Arial" w:hAnsi="Arial" w:cs="Arial"/>
                      <w:b w:val="0"/>
                      <w:i w:val="0"/>
                      <w:color w:val="auto"/>
                      <w:sz w:val="22"/>
                      <w:szCs w:val="22"/>
                      <w:lang w:val="it-IT"/>
                    </w:rPr>
                  </w:rPrChange>
                </w:rPr>
                <w:t xml:space="preserve"> (fumo rilevato)</w:t>
              </w:r>
            </w:ins>
            <w:r w:rsidR="00EF577A" w:rsidRPr="00BB29E6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519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  <w:t xml:space="preserve">, </w:t>
            </w:r>
            <w:del w:id="520" w:author="Enrico Monte" w:date="2019-01-19T15:05:00Z">
              <w:r w:rsidR="00EF577A" w:rsidRPr="00BB29E6" w:rsidDel="00E52F45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0"/>
                  <w:szCs w:val="20"/>
                  <w:lang w:val="it-IT"/>
                  <w:rPrChange w:id="521" w:author="Stefano Florio" w:date="2019-01-20T18:38:00Z">
                    <w:rPr>
                      <w:rStyle w:val="Enfasiintensa"/>
                      <w:rFonts w:ascii="Arial" w:hAnsi="Arial" w:cs="Arial"/>
                      <w:b w:val="0"/>
                      <w:i w:val="0"/>
                      <w:color w:val="auto"/>
                      <w:sz w:val="22"/>
                      <w:szCs w:val="22"/>
                      <w:lang w:val="it-IT"/>
                    </w:rPr>
                  </w:rPrChange>
                </w:rPr>
                <w:delText>ed è segnato in viola.</w:delText>
              </w:r>
            </w:del>
            <w:ins w:id="522" w:author="Enrico Monte" w:date="2019-01-19T15:05:00Z">
              <w:r w:rsidRPr="00BB29E6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0"/>
                  <w:szCs w:val="20"/>
                  <w:lang w:val="it-IT"/>
                  <w:rPrChange w:id="523" w:author="Stefano Florio" w:date="2019-01-20T18:38:00Z">
                    <w:rPr>
                      <w:rStyle w:val="Enfasiintensa"/>
                      <w:rFonts w:ascii="Arial" w:hAnsi="Arial" w:cs="Arial"/>
                      <w:b w:val="0"/>
                      <w:i w:val="0"/>
                      <w:color w:val="auto"/>
                      <w:sz w:val="22"/>
                      <w:szCs w:val="22"/>
                      <w:lang w:val="it-IT"/>
                    </w:rPr>
                  </w:rPrChange>
                </w:rPr>
                <w:t>e presenta la dicitura “anomalia si”.</w:t>
              </w:r>
            </w:ins>
            <w:r w:rsidR="00EF577A" w:rsidRPr="00BB29E6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524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  <w:t xml:space="preserve"> </w:t>
            </w:r>
          </w:p>
          <w:p w:rsidR="00EF577A" w:rsidRPr="00BB29E6" w:rsidRDefault="00EF577A" w:rsidP="00EF577A">
            <w:pPr>
              <w:numPr>
                <w:ilvl w:val="0"/>
                <w:numId w:val="34"/>
              </w:numPr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525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</w:pPr>
            <w:r w:rsidRPr="00BB29E6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526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  <w:t>Jo</w:t>
            </w:r>
            <w:r w:rsidR="009F6F14" w:rsidRPr="00BB29E6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527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  <w:t>hn</w:t>
            </w:r>
            <w:r w:rsidRPr="00BB29E6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528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  <w:t>, allarmato, clicca sul pulsante di emergenza</w:t>
            </w:r>
            <w:ins w:id="529" w:author="Enrico Monte" w:date="2019-01-19T15:05:00Z">
              <w:r w:rsidR="00E52F45" w:rsidRPr="00BB29E6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0"/>
                  <w:szCs w:val="20"/>
                  <w:lang w:val="it-IT"/>
                  <w:rPrChange w:id="530" w:author="Stefano Florio" w:date="2019-01-20T18:38:00Z">
                    <w:rPr>
                      <w:rStyle w:val="Enfasiintensa"/>
                      <w:rFonts w:ascii="Arial" w:hAnsi="Arial" w:cs="Arial"/>
                      <w:b w:val="0"/>
                      <w:i w:val="0"/>
                      <w:color w:val="auto"/>
                      <w:sz w:val="22"/>
                      <w:szCs w:val="22"/>
                      <w:lang w:val="it-IT"/>
                    </w:rPr>
                  </w:rPrChange>
                </w:rPr>
                <w:t xml:space="preserve"> in alto a destra</w:t>
              </w:r>
            </w:ins>
            <w:r w:rsidRPr="00BB29E6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531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  <w:t xml:space="preserve"> e visualizza i numeri telefonici delle autorità.</w:t>
            </w:r>
          </w:p>
          <w:p w:rsidR="00EF577A" w:rsidRPr="00BB29E6" w:rsidRDefault="00EF577A" w:rsidP="00EF577A">
            <w:pPr>
              <w:numPr>
                <w:ilvl w:val="0"/>
                <w:numId w:val="34"/>
              </w:numPr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532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</w:pPr>
            <w:r w:rsidRPr="00BB29E6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533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  <w:t>Nel minor tempo possib</w:t>
            </w:r>
            <w:r w:rsidR="009F6F14" w:rsidRPr="00BB29E6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534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  <w:t>i</w:t>
            </w:r>
            <w:r w:rsidRPr="00BB29E6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535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  <w:t xml:space="preserve">le chiama </w:t>
            </w:r>
            <w:ins w:id="536" w:author="Enrico Monte" w:date="2019-01-15T16:45:00Z">
              <w:r w:rsidR="00B85819" w:rsidRPr="00BB29E6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0"/>
                  <w:szCs w:val="20"/>
                  <w:lang w:val="it-IT"/>
                  <w:rPrChange w:id="537" w:author="Stefano Florio" w:date="2019-01-20T18:38:00Z">
                    <w:rPr>
                      <w:rStyle w:val="Enfasiintensa"/>
                      <w:rFonts w:ascii="Arial" w:hAnsi="Arial" w:cs="Arial"/>
                      <w:b w:val="0"/>
                      <w:i w:val="0"/>
                      <w:color w:val="auto"/>
                      <w:sz w:val="22"/>
                      <w:szCs w:val="22"/>
                      <w:lang w:val="it-IT"/>
                    </w:rPr>
                  </w:rPrChange>
                </w:rPr>
                <w:t>i</w:t>
              </w:r>
            </w:ins>
            <w:del w:id="538" w:author="Enrico Monte" w:date="2019-01-15T16:45:00Z">
              <w:r w:rsidRPr="00BB29E6" w:rsidDel="00B85819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0"/>
                  <w:szCs w:val="20"/>
                  <w:lang w:val="it-IT"/>
                  <w:rPrChange w:id="539" w:author="Stefano Florio" w:date="2019-01-20T18:38:00Z">
                    <w:rPr>
                      <w:rStyle w:val="Enfasiintensa"/>
                      <w:rFonts w:ascii="Arial" w:hAnsi="Arial" w:cs="Arial"/>
                      <w:b w:val="0"/>
                      <w:i w:val="0"/>
                      <w:color w:val="auto"/>
                      <w:sz w:val="22"/>
                      <w:szCs w:val="22"/>
                      <w:lang w:val="it-IT"/>
                    </w:rPr>
                  </w:rPrChange>
                </w:rPr>
                <w:delText>I</w:delText>
              </w:r>
            </w:del>
            <w:r w:rsidRPr="00BB29E6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540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  <w:t xml:space="preserve"> vigili del fuoco fornendo le informazioni dell’edificio e della stanza in pericolo.</w:t>
            </w:r>
          </w:p>
          <w:p w:rsidR="00EF577A" w:rsidRPr="00BB29E6" w:rsidRDefault="00EF577A" w:rsidP="00515D08">
            <w:pPr>
              <w:ind w:left="720"/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0"/>
                <w:szCs w:val="20"/>
                <w:lang w:val="it-IT"/>
                <w:rPrChange w:id="541" w:author="Stefano Florio" w:date="2019-01-20T18:38:00Z">
                  <w:rPr>
                    <w:rStyle w:val="Enfasiintensa"/>
                    <w:rFonts w:ascii="Arial" w:hAnsi="Arial" w:cs="Arial"/>
                    <w:b w:val="0"/>
                    <w:i w:val="0"/>
                    <w:color w:val="auto"/>
                    <w:sz w:val="22"/>
                    <w:szCs w:val="22"/>
                    <w:lang w:val="it-IT"/>
                  </w:rPr>
                </w:rPrChange>
              </w:rPr>
            </w:pPr>
          </w:p>
        </w:tc>
      </w:tr>
    </w:tbl>
    <w:p w:rsidR="00EF577A" w:rsidDel="00BB29E6" w:rsidRDefault="00EF577A" w:rsidP="00EF577A">
      <w:pPr>
        <w:rPr>
          <w:del w:id="542" w:author="Stefano Florio" w:date="2019-01-20T18:38:00Z"/>
          <w:lang w:val="it-IT"/>
        </w:rPr>
      </w:pPr>
    </w:p>
    <w:p w:rsidR="00BB29E6" w:rsidRDefault="00BB29E6" w:rsidP="00EF577A">
      <w:pPr>
        <w:rPr>
          <w:ins w:id="543" w:author="Stefano Florio" w:date="2019-01-20T18:38:00Z"/>
          <w:lang w:val="it-IT"/>
        </w:rPr>
      </w:pPr>
    </w:p>
    <w:p w:rsidR="003F7E55" w:rsidDel="00BB29E6" w:rsidRDefault="003F7E55" w:rsidP="00EF577A">
      <w:pPr>
        <w:rPr>
          <w:ins w:id="544" w:author="Enrico Monte" w:date="2019-01-19T23:15:00Z"/>
          <w:del w:id="545" w:author="Stefano Florio" w:date="2019-01-20T18:38:00Z"/>
          <w:lang w:val="it-IT"/>
        </w:rPr>
      </w:pPr>
    </w:p>
    <w:p w:rsidR="003F7E55" w:rsidDel="00BB29E6" w:rsidRDefault="003F7E55" w:rsidP="00EF577A">
      <w:pPr>
        <w:rPr>
          <w:ins w:id="546" w:author="Enrico Monte" w:date="2019-01-19T23:15:00Z"/>
          <w:del w:id="547" w:author="Stefano Florio" w:date="2019-01-20T18:38:00Z"/>
          <w:lang w:val="it-IT"/>
        </w:rPr>
      </w:pPr>
    </w:p>
    <w:p w:rsidR="003F7E55" w:rsidDel="00BB29E6" w:rsidRDefault="003F7E55" w:rsidP="00EF577A">
      <w:pPr>
        <w:rPr>
          <w:ins w:id="548" w:author="Enrico Monte" w:date="2019-01-19T23:15:00Z"/>
          <w:del w:id="549" w:author="Stefano Florio" w:date="2019-01-20T18:38:00Z"/>
          <w:lang w:val="it-IT"/>
        </w:rPr>
      </w:pPr>
    </w:p>
    <w:p w:rsidR="003F7E55" w:rsidDel="00BB29E6" w:rsidRDefault="003F7E55" w:rsidP="00EF577A">
      <w:pPr>
        <w:rPr>
          <w:ins w:id="550" w:author="Enrico Monte" w:date="2019-01-19T23:15:00Z"/>
          <w:del w:id="551" w:author="Stefano Florio" w:date="2019-01-20T18:38:00Z"/>
          <w:lang w:val="it-IT"/>
        </w:rPr>
      </w:pPr>
    </w:p>
    <w:p w:rsidR="003F7E55" w:rsidDel="00BB29E6" w:rsidRDefault="003F7E55" w:rsidP="00EF577A">
      <w:pPr>
        <w:rPr>
          <w:ins w:id="552" w:author="Enrico Monte" w:date="2019-01-19T23:15:00Z"/>
          <w:del w:id="553" w:author="Stefano Florio" w:date="2019-01-20T18:38:00Z"/>
          <w:lang w:val="it-IT"/>
        </w:rPr>
      </w:pPr>
    </w:p>
    <w:p w:rsidR="003F7E55" w:rsidDel="00BB29E6" w:rsidRDefault="003F7E55" w:rsidP="00EF577A">
      <w:pPr>
        <w:rPr>
          <w:ins w:id="554" w:author="Enrico Monte" w:date="2019-01-19T23:15:00Z"/>
          <w:del w:id="555" w:author="Stefano Florio" w:date="2019-01-20T18:38:00Z"/>
          <w:lang w:val="it-IT"/>
        </w:rPr>
      </w:pPr>
    </w:p>
    <w:p w:rsidR="003F7E55" w:rsidDel="00BB29E6" w:rsidRDefault="003F7E55" w:rsidP="00EF577A">
      <w:pPr>
        <w:rPr>
          <w:ins w:id="556" w:author="Enrico Monte" w:date="2019-01-19T23:15:00Z"/>
          <w:del w:id="557" w:author="Stefano Florio" w:date="2019-01-20T18:38:00Z"/>
          <w:lang w:val="it-IT"/>
        </w:rPr>
      </w:pPr>
    </w:p>
    <w:p w:rsidR="003F7E55" w:rsidDel="00BB29E6" w:rsidRDefault="003F7E55" w:rsidP="00EF577A">
      <w:pPr>
        <w:rPr>
          <w:ins w:id="558" w:author="Enrico Monte" w:date="2019-01-19T23:15:00Z"/>
          <w:del w:id="559" w:author="Stefano Florio" w:date="2019-01-20T18:38:00Z"/>
          <w:lang w:val="it-IT"/>
        </w:rPr>
      </w:pPr>
    </w:p>
    <w:p w:rsidR="003F7E55" w:rsidDel="00BB29E6" w:rsidRDefault="003F7E55" w:rsidP="00EF577A">
      <w:pPr>
        <w:rPr>
          <w:ins w:id="560" w:author="Enrico Monte" w:date="2019-01-19T23:15:00Z"/>
          <w:del w:id="561" w:author="Stefano Florio" w:date="2019-01-20T18:38:00Z"/>
          <w:lang w:val="it-IT"/>
        </w:rPr>
      </w:pPr>
    </w:p>
    <w:p w:rsidR="003F7E55" w:rsidDel="00BB29E6" w:rsidRDefault="003F7E55" w:rsidP="00EF577A">
      <w:pPr>
        <w:rPr>
          <w:ins w:id="562" w:author="Enrico Monte" w:date="2019-01-19T23:15:00Z"/>
          <w:del w:id="563" w:author="Stefano Florio" w:date="2019-01-20T18:38:00Z"/>
          <w:lang w:val="it-IT"/>
        </w:rPr>
      </w:pPr>
    </w:p>
    <w:p w:rsidR="003F7E55" w:rsidDel="00BB29E6" w:rsidRDefault="003F7E55" w:rsidP="00EF577A">
      <w:pPr>
        <w:rPr>
          <w:ins w:id="564" w:author="Enrico Monte" w:date="2019-01-19T23:15:00Z"/>
          <w:del w:id="565" w:author="Stefano Florio" w:date="2019-01-20T18:38:00Z"/>
          <w:lang w:val="it-IT"/>
        </w:rPr>
      </w:pPr>
    </w:p>
    <w:p w:rsidR="003F7E55" w:rsidDel="00BB29E6" w:rsidRDefault="003F7E55" w:rsidP="00EF577A">
      <w:pPr>
        <w:rPr>
          <w:ins w:id="566" w:author="Enrico Monte" w:date="2019-01-19T23:15:00Z"/>
          <w:del w:id="567" w:author="Stefano Florio" w:date="2019-01-20T18:38:00Z"/>
          <w:lang w:val="it-IT"/>
        </w:rPr>
      </w:pPr>
    </w:p>
    <w:p w:rsidR="003F7E55" w:rsidDel="00BB29E6" w:rsidRDefault="003F7E55" w:rsidP="00EF577A">
      <w:pPr>
        <w:rPr>
          <w:ins w:id="568" w:author="Enrico Monte" w:date="2019-01-19T23:15:00Z"/>
          <w:del w:id="569" w:author="Stefano Florio" w:date="2019-01-20T18:38:00Z"/>
          <w:lang w:val="it-IT"/>
        </w:rPr>
      </w:pPr>
    </w:p>
    <w:p w:rsidR="003F7E55" w:rsidRPr="00EF577A" w:rsidDel="00BB29E6" w:rsidRDefault="003F7E55" w:rsidP="00EF577A">
      <w:pPr>
        <w:rPr>
          <w:del w:id="570" w:author="Stefano Florio" w:date="2019-01-20T18:38:00Z"/>
          <w:lang w:val="it-IT"/>
        </w:rPr>
      </w:pPr>
    </w:p>
    <w:p w:rsidR="00EF577A" w:rsidRPr="00EF577A" w:rsidRDefault="00EF577A" w:rsidP="00EF577A">
      <w:pPr>
        <w:rPr>
          <w:lang w:val="it-IT"/>
        </w:rPr>
      </w:pPr>
    </w:p>
    <w:tbl>
      <w:tblPr>
        <w:tblStyle w:val="Grigliatabella"/>
        <w:tblW w:w="0" w:type="auto"/>
        <w:tblBorders>
          <w:top w:val="single" w:sz="12" w:space="0" w:color="auto"/>
          <w:bottom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41"/>
        <w:gridCol w:w="6299"/>
      </w:tblGrid>
      <w:tr w:rsidR="00EF577A" w:rsidRPr="00E84FAB" w:rsidTr="00EF577A">
        <w:trPr>
          <w:trHeight w:val="326"/>
        </w:trPr>
        <w:tc>
          <w:tcPr>
            <w:tcW w:w="2376" w:type="dxa"/>
            <w:tcBorders>
              <w:top w:val="single" w:sz="12" w:space="0" w:color="auto"/>
              <w:left w:val="nil"/>
            </w:tcBorders>
          </w:tcPr>
          <w:p w:rsidR="00EF577A" w:rsidRPr="00E84FAB" w:rsidRDefault="00EF577A" w:rsidP="00515D08">
            <w:pPr>
              <w:rPr>
                <w:rStyle w:val="Enfasiintensa"/>
                <w:rFonts w:ascii="Arial" w:hAnsi="Arial" w:cs="Arial"/>
                <w:b w:val="0"/>
                <w:color w:val="auto"/>
                <w:sz w:val="22"/>
                <w:szCs w:val="22"/>
              </w:rPr>
            </w:pPr>
            <w:r w:rsidRPr="00E84FAB">
              <w:rPr>
                <w:rStyle w:val="Enfasiintensa"/>
                <w:rFonts w:ascii="Arial" w:hAnsi="Arial" w:cs="Arial"/>
                <w:b w:val="0"/>
                <w:color w:val="auto"/>
                <w:sz w:val="22"/>
                <w:szCs w:val="22"/>
              </w:rPr>
              <w:t>Scenario Name</w:t>
            </w:r>
          </w:p>
        </w:tc>
        <w:tc>
          <w:tcPr>
            <w:tcW w:w="6404" w:type="dxa"/>
            <w:tcBorders>
              <w:top w:val="single" w:sz="12" w:space="0" w:color="auto"/>
              <w:right w:val="nil"/>
            </w:tcBorders>
          </w:tcPr>
          <w:p w:rsidR="00EF577A" w:rsidRPr="00EF577A" w:rsidRDefault="00EF577A" w:rsidP="00515D08">
            <w:pPr>
              <w:rPr>
                <w:rStyle w:val="Enfasiintensa"/>
                <w:rFonts w:ascii="Arial" w:hAnsi="Arial" w:cs="Arial"/>
                <w:i w:val="0"/>
                <w:color w:val="auto"/>
                <w:sz w:val="22"/>
                <w:szCs w:val="22"/>
              </w:rPr>
            </w:pPr>
            <w:proofErr w:type="spellStart"/>
            <w:r w:rsidRPr="00EF577A">
              <w:rPr>
                <w:rStyle w:val="Enfasiintensa"/>
                <w:rFonts w:ascii="Arial" w:hAnsi="Arial" w:cs="Arial"/>
                <w:i w:val="0"/>
                <w:color w:val="auto"/>
                <w:sz w:val="22"/>
                <w:szCs w:val="22"/>
              </w:rPr>
              <w:t>Settaggio_MaxValue_temperatura</w:t>
            </w:r>
            <w:proofErr w:type="spellEnd"/>
          </w:p>
          <w:p w:rsidR="00EF577A" w:rsidRPr="00E84FAB" w:rsidRDefault="00EF577A" w:rsidP="00515D08">
            <w:pPr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</w:rPr>
            </w:pPr>
          </w:p>
        </w:tc>
      </w:tr>
      <w:tr w:rsidR="00EF577A" w:rsidRPr="00E84FAB" w:rsidTr="00EF577A">
        <w:tc>
          <w:tcPr>
            <w:tcW w:w="2376" w:type="dxa"/>
            <w:tcBorders>
              <w:left w:val="nil"/>
            </w:tcBorders>
          </w:tcPr>
          <w:p w:rsidR="00EF577A" w:rsidRPr="00E84FAB" w:rsidRDefault="00EF577A" w:rsidP="00515D08">
            <w:pPr>
              <w:rPr>
                <w:rStyle w:val="Enfasiintensa"/>
                <w:rFonts w:ascii="Arial" w:hAnsi="Arial" w:cs="Arial"/>
                <w:b w:val="0"/>
                <w:color w:val="auto"/>
                <w:sz w:val="22"/>
                <w:szCs w:val="22"/>
              </w:rPr>
            </w:pPr>
            <w:proofErr w:type="spellStart"/>
            <w:r w:rsidRPr="00E84FAB">
              <w:rPr>
                <w:rStyle w:val="Enfasiintensa"/>
                <w:rFonts w:ascii="Arial" w:hAnsi="Arial" w:cs="Arial"/>
                <w:b w:val="0"/>
                <w:color w:val="auto"/>
                <w:sz w:val="22"/>
                <w:szCs w:val="22"/>
              </w:rPr>
              <w:t>Partecipating</w:t>
            </w:r>
            <w:proofErr w:type="spellEnd"/>
            <w:r w:rsidRPr="00E84FAB">
              <w:rPr>
                <w:rStyle w:val="Enfasiintensa"/>
                <w:rFonts w:ascii="Arial" w:hAnsi="Arial" w:cs="Arial"/>
                <w:b w:val="0"/>
                <w:color w:val="auto"/>
                <w:sz w:val="22"/>
                <w:szCs w:val="22"/>
              </w:rPr>
              <w:t xml:space="preserve"> Actors</w:t>
            </w:r>
          </w:p>
        </w:tc>
        <w:tc>
          <w:tcPr>
            <w:tcW w:w="6404" w:type="dxa"/>
            <w:tcBorders>
              <w:right w:val="nil"/>
            </w:tcBorders>
          </w:tcPr>
          <w:p w:rsidR="00EF577A" w:rsidRPr="00EF577A" w:rsidRDefault="00EF577A" w:rsidP="00515D08">
            <w:pPr>
              <w:rPr>
                <w:rStyle w:val="Enfasiintensa"/>
                <w:rFonts w:ascii="Arial" w:hAnsi="Arial" w:cs="Arial"/>
                <w:i w:val="0"/>
                <w:color w:val="auto"/>
                <w:sz w:val="22"/>
                <w:szCs w:val="22"/>
              </w:rPr>
            </w:pPr>
            <w:proofErr w:type="spellStart"/>
            <w:r w:rsidRPr="00EF577A">
              <w:rPr>
                <w:rStyle w:val="Enfasiintensa"/>
                <w:rFonts w:ascii="Arial" w:hAnsi="Arial" w:cs="Arial"/>
                <w:i w:val="0"/>
                <w:color w:val="auto"/>
                <w:sz w:val="22"/>
                <w:szCs w:val="22"/>
              </w:rPr>
              <w:t>GestoreEdificio</w:t>
            </w:r>
            <w:proofErr w:type="spellEnd"/>
            <w:r w:rsidRPr="00EF577A">
              <w:rPr>
                <w:rStyle w:val="Enfasiintensa"/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: </w:t>
            </w:r>
            <w:r w:rsidRPr="00EF577A">
              <w:rPr>
                <w:rStyle w:val="Enfasiintensa"/>
                <w:rFonts w:ascii="Arial" w:hAnsi="Arial" w:cs="Arial"/>
                <w:i w:val="0"/>
                <w:color w:val="auto"/>
                <w:sz w:val="22"/>
                <w:szCs w:val="22"/>
                <w:u w:val="single"/>
              </w:rPr>
              <w:t>John</w:t>
            </w:r>
          </w:p>
          <w:p w:rsidR="00EF577A" w:rsidRPr="00E84FAB" w:rsidRDefault="00EF577A" w:rsidP="00515D08">
            <w:pPr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</w:rPr>
            </w:pPr>
          </w:p>
        </w:tc>
      </w:tr>
      <w:tr w:rsidR="00EF577A" w:rsidRPr="00215746" w:rsidTr="00EF577A">
        <w:tc>
          <w:tcPr>
            <w:tcW w:w="2376" w:type="dxa"/>
            <w:tcBorders>
              <w:left w:val="nil"/>
              <w:bottom w:val="single" w:sz="12" w:space="0" w:color="auto"/>
            </w:tcBorders>
          </w:tcPr>
          <w:p w:rsidR="00EF577A" w:rsidRPr="00E84FAB" w:rsidRDefault="00EF577A" w:rsidP="00515D08">
            <w:pPr>
              <w:rPr>
                <w:rStyle w:val="Enfasiintensa"/>
                <w:rFonts w:ascii="Arial" w:hAnsi="Arial" w:cs="Arial"/>
                <w:b w:val="0"/>
                <w:color w:val="auto"/>
                <w:sz w:val="22"/>
                <w:szCs w:val="22"/>
              </w:rPr>
            </w:pPr>
            <w:r w:rsidRPr="00E84FAB">
              <w:rPr>
                <w:rStyle w:val="Enfasiintensa"/>
                <w:rFonts w:ascii="Arial" w:hAnsi="Arial" w:cs="Arial"/>
                <w:b w:val="0"/>
                <w:color w:val="auto"/>
                <w:sz w:val="22"/>
                <w:szCs w:val="22"/>
              </w:rPr>
              <w:t xml:space="preserve">Flow </w:t>
            </w:r>
            <w:r w:rsidR="009F6F14">
              <w:rPr>
                <w:rStyle w:val="Enfasiintensa"/>
                <w:rFonts w:ascii="Arial" w:hAnsi="Arial" w:cs="Arial"/>
                <w:b w:val="0"/>
                <w:color w:val="auto"/>
                <w:sz w:val="22"/>
                <w:szCs w:val="22"/>
              </w:rPr>
              <w:t>o</w:t>
            </w:r>
            <w:r w:rsidRPr="00E84FAB">
              <w:rPr>
                <w:rStyle w:val="Enfasiintensa"/>
                <w:rFonts w:ascii="Arial" w:hAnsi="Arial" w:cs="Arial"/>
                <w:b w:val="0"/>
                <w:color w:val="auto"/>
                <w:sz w:val="22"/>
                <w:szCs w:val="22"/>
              </w:rPr>
              <w:t>f Event</w:t>
            </w:r>
            <w:r w:rsidR="009F6F14">
              <w:rPr>
                <w:rStyle w:val="Enfasiintensa"/>
                <w:rFonts w:ascii="Arial" w:hAnsi="Arial" w:cs="Arial"/>
                <w:b w:val="0"/>
                <w:color w:val="auto"/>
                <w:sz w:val="22"/>
                <w:szCs w:val="22"/>
              </w:rPr>
              <w:t>s</w:t>
            </w:r>
          </w:p>
        </w:tc>
        <w:tc>
          <w:tcPr>
            <w:tcW w:w="6404" w:type="dxa"/>
            <w:tcBorders>
              <w:bottom w:val="single" w:sz="12" w:space="0" w:color="auto"/>
              <w:right w:val="nil"/>
            </w:tcBorders>
          </w:tcPr>
          <w:p w:rsidR="00EF577A" w:rsidRPr="00EF577A" w:rsidRDefault="00EF577A" w:rsidP="00EF577A">
            <w:pPr>
              <w:numPr>
                <w:ilvl w:val="0"/>
                <w:numId w:val="34"/>
              </w:numPr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</w:pPr>
            <w:proofErr w:type="gramStart"/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>L’aula Magna dell’edificio Coppito 0,</w:t>
            </w:r>
            <w:proofErr w:type="gramEnd"/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 xml:space="preserve"> è un aula importante </w:t>
            </w:r>
            <w:proofErr w:type="spellStart"/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>perchè</w:t>
            </w:r>
            <w:proofErr w:type="spellEnd"/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 xml:space="preserve"> ospita conferenze di vario tipo.</w:t>
            </w:r>
          </w:p>
          <w:p w:rsidR="00EF577A" w:rsidRPr="00EF577A" w:rsidRDefault="00EF577A" w:rsidP="00515D08">
            <w:pPr>
              <w:ind w:left="720"/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</w:pPr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>J</w:t>
            </w:r>
            <w:r w:rsidR="009F6F14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>oh</w:t>
            </w:r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 xml:space="preserve">n sa che è un’aula importante e sa che ospitando molte persone la temperatura sarà più alta. </w:t>
            </w:r>
          </w:p>
          <w:p w:rsidR="00EF577A" w:rsidRPr="00EF577A" w:rsidDel="00247DF0" w:rsidRDefault="00EF577A" w:rsidP="00EF577A">
            <w:pPr>
              <w:numPr>
                <w:ilvl w:val="0"/>
                <w:numId w:val="34"/>
              </w:numPr>
              <w:rPr>
                <w:del w:id="571" w:author="Enrico Monte" w:date="2019-01-15T16:46:00Z"/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</w:pPr>
            <w:del w:id="572" w:author="Enrico Monte" w:date="2019-01-15T16:46:00Z">
              <w:r w:rsidRPr="00EF577A" w:rsidDel="00247DF0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delText>Jo</w:delText>
              </w:r>
              <w:r w:rsidR="009F6F14" w:rsidDel="00247DF0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delText>h</w:delText>
              </w:r>
              <w:r w:rsidRPr="00EF577A" w:rsidDel="00247DF0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delText>n seleziona il piano terra sulla dashboard.</w:delText>
              </w:r>
            </w:del>
          </w:p>
          <w:p w:rsidR="00EF577A" w:rsidRPr="00EF577A" w:rsidRDefault="00EF577A" w:rsidP="00EF577A">
            <w:pPr>
              <w:numPr>
                <w:ilvl w:val="0"/>
                <w:numId w:val="34"/>
              </w:numPr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</w:pPr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>J</w:t>
            </w:r>
            <w:r w:rsidR="009F6F14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>oh</w:t>
            </w:r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>n seleziona la stanza “</w:t>
            </w:r>
            <w:proofErr w:type="spellStart"/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>Turing</w:t>
            </w:r>
            <w:proofErr w:type="spellEnd"/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 xml:space="preserve">” e clicca sul bottone </w:t>
            </w:r>
            <w:del w:id="573" w:author="Enrico Monte" w:date="2019-01-19T15:08:00Z">
              <w:r w:rsidRPr="00EF577A" w:rsidDel="00186C7C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delText>a forma di ingranaggio.</w:delText>
              </w:r>
            </w:del>
            <w:ins w:id="574" w:author="Enrico Monte" w:date="2019-01-19T15:08:00Z">
              <w:r w:rsidR="00186C7C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>“Setta</w:t>
              </w:r>
            </w:ins>
            <w:ins w:id="575" w:author="Enrico Monte" w:date="2019-01-19T15:09:00Z">
              <w:r w:rsidR="00186C7C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>ggio Valori</w:t>
              </w:r>
            </w:ins>
            <w:ins w:id="576" w:author="Enrico Monte" w:date="2019-01-19T15:08:00Z">
              <w:r w:rsidR="00186C7C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>”</w:t>
              </w:r>
            </w:ins>
            <w:ins w:id="577" w:author="Enrico Monte" w:date="2019-01-19T15:09:00Z">
              <w:r w:rsidR="00186C7C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>.</w:t>
              </w:r>
            </w:ins>
          </w:p>
          <w:p w:rsidR="00EF577A" w:rsidRPr="00EF577A" w:rsidRDefault="00EF577A" w:rsidP="00EF577A">
            <w:pPr>
              <w:numPr>
                <w:ilvl w:val="0"/>
                <w:numId w:val="34"/>
              </w:numPr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</w:pPr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 xml:space="preserve">John modifica il campo relativo al </w:t>
            </w:r>
            <w:proofErr w:type="spellStart"/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>max</w:t>
            </w:r>
            <w:proofErr w:type="spellEnd"/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 xml:space="preserve"> </w:t>
            </w:r>
            <w:proofErr w:type="spellStart"/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>value</w:t>
            </w:r>
            <w:proofErr w:type="spellEnd"/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 xml:space="preserve"> della temperatura, che </w:t>
            </w:r>
            <w:del w:id="578" w:author="Enrico Monte" w:date="2019-01-19T15:09:00Z">
              <w:r w:rsidRPr="00EF577A" w:rsidDel="00186C7C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delText xml:space="preserve">è </w:delText>
              </w:r>
            </w:del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>di default</w:t>
            </w:r>
            <w:ins w:id="579" w:author="Enrico Monte" w:date="2019-01-19T15:09:00Z">
              <w:r w:rsidR="00186C7C">
                <w:rPr>
                  <w:rStyle w:val="Enfasiintensa"/>
                  <w:rFonts w:ascii="Arial" w:hAnsi="Arial" w:cs="Arial"/>
                  <w:b w:val="0"/>
                  <w:i w:val="0"/>
                  <w:color w:val="auto"/>
                  <w:sz w:val="22"/>
                  <w:szCs w:val="22"/>
                  <w:lang w:val="it-IT"/>
                </w:rPr>
                <w:t xml:space="preserve"> è</w:t>
              </w:r>
            </w:ins>
            <w:r w:rsidRPr="00EF577A"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  <w:t xml:space="preserve"> impostato a 22°, inserendo come valore “24” e salva. Tutto ciò per evitare che durante delle conferenze la dashboard notifichi un falso allarme di temperature alta dovuto alla presenza di un numero elevato di persone.</w:t>
            </w:r>
          </w:p>
          <w:p w:rsidR="00EF577A" w:rsidRPr="00EF577A" w:rsidRDefault="00EF577A" w:rsidP="00515D08">
            <w:pPr>
              <w:ind w:left="720"/>
              <w:rPr>
                <w:rStyle w:val="Enfasiintensa"/>
                <w:rFonts w:ascii="Arial" w:hAnsi="Arial" w:cs="Arial"/>
                <w:b w:val="0"/>
                <w:i w:val="0"/>
                <w:color w:val="auto"/>
                <w:sz w:val="22"/>
                <w:szCs w:val="22"/>
                <w:lang w:val="it-IT"/>
              </w:rPr>
            </w:pPr>
          </w:p>
        </w:tc>
      </w:tr>
    </w:tbl>
    <w:p w:rsidR="00D85634" w:rsidRDefault="00D85634" w:rsidP="00195514">
      <w:pPr>
        <w:pStyle w:val="Titolo"/>
        <w:spacing w:line="360" w:lineRule="auto"/>
        <w:rPr>
          <w:rStyle w:val="Enfasiintensa"/>
          <w:sz w:val="28"/>
          <w:lang w:val="it-IT"/>
        </w:rPr>
      </w:pPr>
    </w:p>
    <w:p w:rsidR="006A40C8" w:rsidRPr="006A40C8" w:rsidRDefault="006A40C8" w:rsidP="006A40C8">
      <w:pPr>
        <w:rPr>
          <w:lang w:val="it-IT"/>
        </w:rPr>
      </w:pPr>
    </w:p>
    <w:p w:rsidR="00C37CA0" w:rsidRPr="00195514" w:rsidRDefault="0047226A" w:rsidP="00195514">
      <w:pPr>
        <w:pStyle w:val="Titolo"/>
        <w:spacing w:line="360" w:lineRule="auto"/>
        <w:rPr>
          <w:b/>
          <w:bCs/>
          <w:i/>
          <w:iCs/>
          <w:color w:val="4F81BD"/>
          <w:sz w:val="28"/>
        </w:rPr>
      </w:pPr>
      <w:r>
        <w:rPr>
          <w:rStyle w:val="Enfasiintensa"/>
          <w:sz w:val="28"/>
        </w:rPr>
        <w:lastRenderedPageBreak/>
        <w:t xml:space="preserve">A.1 Functional </w:t>
      </w:r>
      <w:r w:rsidRPr="005D369E">
        <w:rPr>
          <w:rStyle w:val="Enfasiintensa"/>
          <w:sz w:val="28"/>
        </w:rPr>
        <w:t>Requirements</w:t>
      </w:r>
    </w:p>
    <w:p w:rsidR="006A40C8" w:rsidRDefault="006A40C8" w:rsidP="006A40C8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rFonts w:ascii="Arial" w:hAnsi="Arial" w:cs="Arial"/>
          <w:lang w:val="it-IT" w:eastAsia="it-IT"/>
        </w:rPr>
      </w:pPr>
      <w:r w:rsidRPr="006A40C8">
        <w:rPr>
          <w:rFonts w:ascii="Arial" w:hAnsi="Arial" w:cs="Arial"/>
          <w:lang w:val="it-IT"/>
        </w:rPr>
        <w:t xml:space="preserve">I </w:t>
      </w:r>
      <w:r w:rsidRPr="006A40C8">
        <w:rPr>
          <w:rFonts w:ascii="Arial" w:hAnsi="Arial" w:cs="Arial"/>
          <w:b/>
          <w:bCs/>
          <w:lang w:val="it-IT"/>
        </w:rPr>
        <w:t>sensori</w:t>
      </w:r>
      <w:r w:rsidRPr="006A40C8">
        <w:rPr>
          <w:rFonts w:ascii="Arial" w:hAnsi="Arial" w:cs="Arial"/>
          <w:lang w:val="it-IT"/>
        </w:rPr>
        <w:t xml:space="preserve"> devono essere in grado di inviare i dati rilevati al sistema, ad intervalli regolari. </w:t>
      </w:r>
    </w:p>
    <w:p w:rsidR="006A40C8" w:rsidRPr="006A40C8" w:rsidRDefault="006A40C8" w:rsidP="006A40C8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rFonts w:ascii="Arial" w:hAnsi="Arial" w:cs="Arial"/>
          <w:lang w:val="it-IT"/>
        </w:rPr>
      </w:pPr>
      <w:r w:rsidRPr="006A40C8">
        <w:rPr>
          <w:rFonts w:ascii="Arial" w:hAnsi="Arial" w:cs="Arial"/>
          <w:lang w:val="it-IT"/>
        </w:rPr>
        <w:t xml:space="preserve">Il </w:t>
      </w:r>
      <w:r w:rsidRPr="006A40C8">
        <w:rPr>
          <w:rFonts w:ascii="Arial" w:hAnsi="Arial" w:cs="Arial"/>
          <w:b/>
          <w:bCs/>
          <w:lang w:val="it-IT"/>
        </w:rPr>
        <w:t xml:space="preserve">gestore città </w:t>
      </w:r>
      <w:r w:rsidRPr="006A40C8">
        <w:rPr>
          <w:rFonts w:ascii="Arial" w:hAnsi="Arial" w:cs="Arial"/>
          <w:lang w:val="it-IT"/>
        </w:rPr>
        <w:t xml:space="preserve">deve essere in grado di monitorare la città ad esso assegnata, visualizzando lo stato di tutte le zone. </w:t>
      </w:r>
    </w:p>
    <w:p w:rsidR="006A40C8" w:rsidRPr="006A40C8" w:rsidDel="00247DF0" w:rsidRDefault="006A40C8" w:rsidP="006A40C8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del w:id="580" w:author="Enrico Monte" w:date="2019-01-15T16:47:00Z"/>
          <w:rFonts w:ascii="Arial" w:hAnsi="Arial" w:cs="Arial"/>
          <w:lang w:val="it-IT"/>
        </w:rPr>
      </w:pPr>
      <w:del w:id="581" w:author="Enrico Monte" w:date="2019-01-15T16:47:00Z">
        <w:r w:rsidRPr="006A40C8" w:rsidDel="00247DF0">
          <w:rPr>
            <w:rFonts w:ascii="Arial" w:hAnsi="Arial" w:cs="Arial"/>
            <w:lang w:val="it-IT"/>
          </w:rPr>
          <w:delText xml:space="preserve">Il </w:delText>
        </w:r>
        <w:r w:rsidRPr="006A40C8" w:rsidDel="00247DF0">
          <w:rPr>
            <w:rFonts w:ascii="Arial" w:hAnsi="Arial" w:cs="Arial"/>
            <w:b/>
            <w:lang w:val="it-IT"/>
          </w:rPr>
          <w:delText xml:space="preserve">gestore città </w:delText>
        </w:r>
        <w:r w:rsidRPr="006A40C8" w:rsidDel="00247DF0">
          <w:rPr>
            <w:rFonts w:ascii="Arial" w:hAnsi="Arial" w:cs="Arial"/>
            <w:lang w:val="it-IT"/>
          </w:rPr>
          <w:delText xml:space="preserve"> può richiedere al gestore zona un feedback relativo ad un’anomalia/malfunzionamento in una zona. </w:delText>
        </w:r>
      </w:del>
    </w:p>
    <w:p w:rsidR="006A40C8" w:rsidRPr="006A40C8" w:rsidDel="00247DF0" w:rsidRDefault="006A40C8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del w:id="582" w:author="Enrico Monte" w:date="2019-01-15T16:47:00Z"/>
          <w:rFonts w:ascii="Arial" w:hAnsi="Arial" w:cs="Arial"/>
          <w:lang w:val="it-IT"/>
        </w:rPr>
        <w:pPrChange w:id="583" w:author="Enrico Monte" w:date="2019-01-15T16:47:00Z">
          <w:pPr>
            <w:widowControl w:val="0"/>
            <w:numPr>
              <w:numId w:val="36"/>
            </w:numPr>
            <w:shd w:val="clear" w:color="000000" w:fill="FFFFFF"/>
            <w:autoSpaceDE w:val="0"/>
            <w:autoSpaceDN w:val="0"/>
            <w:adjustRightInd w:val="0"/>
            <w:ind w:left="720" w:hanging="360"/>
          </w:pPr>
        </w:pPrChange>
      </w:pPr>
      <w:r w:rsidRPr="00247DF0">
        <w:rPr>
          <w:rFonts w:ascii="Arial" w:hAnsi="Arial" w:cs="Arial"/>
          <w:lang w:val="it-IT"/>
        </w:rPr>
        <w:t xml:space="preserve">Il </w:t>
      </w:r>
      <w:r w:rsidRPr="00247DF0">
        <w:rPr>
          <w:rFonts w:ascii="Arial" w:hAnsi="Arial" w:cs="Arial"/>
          <w:b/>
          <w:lang w:val="it-IT"/>
        </w:rPr>
        <w:t xml:space="preserve">gestore zona </w:t>
      </w:r>
      <w:r w:rsidRPr="00247DF0">
        <w:rPr>
          <w:rFonts w:ascii="Arial" w:hAnsi="Arial" w:cs="Arial"/>
          <w:lang w:val="it-IT"/>
        </w:rPr>
        <w:t>deve essere in grado di monitorare la zona ad esso assegnata, visualizzando lo stato di tutti gli edifici</w:t>
      </w:r>
      <w:del w:id="584" w:author="Enrico Monte" w:date="2019-01-15T16:47:00Z">
        <w:r w:rsidRPr="00247DF0" w:rsidDel="00247DF0">
          <w:rPr>
            <w:rFonts w:ascii="Arial" w:hAnsi="Arial" w:cs="Arial"/>
            <w:lang w:val="it-IT"/>
          </w:rPr>
          <w:delText xml:space="preserve">. </w:delText>
        </w:r>
      </w:del>
    </w:p>
    <w:p w:rsidR="006A40C8" w:rsidRPr="00247DF0" w:rsidRDefault="006A40C8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rFonts w:ascii="Arial" w:hAnsi="Arial" w:cs="Arial"/>
          <w:lang w:val="it-IT"/>
        </w:rPr>
        <w:pPrChange w:id="585" w:author="Enrico Monte" w:date="2019-01-15T16:47:00Z">
          <w:pPr>
            <w:widowControl w:val="0"/>
            <w:numPr>
              <w:numId w:val="36"/>
            </w:numPr>
            <w:shd w:val="clear" w:color="000000" w:fill="FFFFFF"/>
            <w:autoSpaceDE w:val="0"/>
            <w:autoSpaceDN w:val="0"/>
            <w:adjustRightInd w:val="0"/>
            <w:ind w:left="720" w:hanging="360"/>
          </w:pPr>
        </w:pPrChange>
      </w:pPr>
      <w:del w:id="586" w:author="Enrico Monte" w:date="2019-01-15T16:47:00Z">
        <w:r w:rsidRPr="00247DF0" w:rsidDel="00247DF0">
          <w:rPr>
            <w:rFonts w:ascii="Arial" w:hAnsi="Arial" w:cs="Arial"/>
            <w:lang w:val="it-IT"/>
          </w:rPr>
          <w:delText xml:space="preserve">Il </w:delText>
        </w:r>
        <w:r w:rsidRPr="00247DF0" w:rsidDel="00247DF0">
          <w:rPr>
            <w:rFonts w:ascii="Arial" w:hAnsi="Arial" w:cs="Arial"/>
            <w:b/>
            <w:lang w:val="it-IT"/>
          </w:rPr>
          <w:delText xml:space="preserve">gestore zona </w:delText>
        </w:r>
        <w:r w:rsidRPr="00247DF0" w:rsidDel="00247DF0">
          <w:rPr>
            <w:rFonts w:ascii="Arial" w:hAnsi="Arial" w:cs="Arial"/>
            <w:lang w:val="it-IT"/>
          </w:rPr>
          <w:delText xml:space="preserve"> può richiedere al gestore edificio un feedback relativo ad un’anomalia/malfunzionamento in un edificio</w:delText>
        </w:r>
      </w:del>
      <w:r w:rsidRPr="00247DF0">
        <w:rPr>
          <w:rFonts w:ascii="Arial" w:hAnsi="Arial" w:cs="Arial"/>
          <w:lang w:val="it-IT"/>
        </w:rPr>
        <w:t xml:space="preserve">. </w:t>
      </w:r>
    </w:p>
    <w:p w:rsidR="006A40C8" w:rsidRPr="006A40C8" w:rsidRDefault="006A40C8" w:rsidP="006A40C8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rFonts w:ascii="Arial" w:hAnsi="Arial" w:cs="Arial"/>
          <w:lang w:val="it-IT"/>
        </w:rPr>
      </w:pPr>
      <w:r w:rsidRPr="006A40C8">
        <w:rPr>
          <w:rFonts w:ascii="Arial" w:hAnsi="Arial" w:cs="Arial"/>
          <w:lang w:val="it-IT"/>
        </w:rPr>
        <w:t xml:space="preserve">Il </w:t>
      </w:r>
      <w:r w:rsidRPr="006A40C8">
        <w:rPr>
          <w:rFonts w:ascii="Arial" w:hAnsi="Arial" w:cs="Arial"/>
          <w:b/>
          <w:lang w:val="it-IT"/>
        </w:rPr>
        <w:t xml:space="preserve">gestore edificio </w:t>
      </w:r>
      <w:r w:rsidRPr="006A40C8">
        <w:rPr>
          <w:rFonts w:ascii="Arial" w:hAnsi="Arial" w:cs="Arial"/>
          <w:lang w:val="it-IT"/>
        </w:rPr>
        <w:t xml:space="preserve">deve essere in grado di monitorare l’edificio ad esso assegnato, </w:t>
      </w:r>
      <w:r w:rsidRPr="006A40C8">
        <w:rPr>
          <w:rFonts w:ascii="Arial" w:hAnsi="Arial" w:cs="Arial"/>
          <w:color w:val="000000"/>
          <w:spacing w:val="5"/>
          <w:kern w:val="28"/>
          <w:lang w:val="it-IT"/>
        </w:rPr>
        <w:t xml:space="preserve">visualizzando lo stato </w:t>
      </w:r>
      <w:del w:id="587" w:author="Enrico Monte" w:date="2019-01-15T16:47:00Z">
        <w:r w:rsidRPr="006A40C8" w:rsidDel="00247DF0">
          <w:rPr>
            <w:rFonts w:ascii="Arial" w:hAnsi="Arial" w:cs="Arial"/>
            <w:color w:val="000000"/>
            <w:spacing w:val="5"/>
            <w:kern w:val="28"/>
            <w:lang w:val="it-IT"/>
          </w:rPr>
          <w:delText xml:space="preserve">di tutti i piani e </w:delText>
        </w:r>
      </w:del>
      <w:r w:rsidRPr="006A40C8">
        <w:rPr>
          <w:rFonts w:ascii="Arial" w:hAnsi="Arial" w:cs="Arial"/>
          <w:color w:val="000000"/>
          <w:spacing w:val="5"/>
          <w:kern w:val="28"/>
          <w:lang w:val="it-IT"/>
        </w:rPr>
        <w:t>di tutte le stanze</w:t>
      </w:r>
      <w:ins w:id="588" w:author="Enrico Monte" w:date="2019-01-19T15:14:00Z">
        <w:r w:rsidR="00186C7C">
          <w:rPr>
            <w:rFonts w:ascii="Arial" w:hAnsi="Arial" w:cs="Arial"/>
            <w:color w:val="000000"/>
            <w:spacing w:val="5"/>
            <w:kern w:val="28"/>
            <w:lang w:val="it-IT"/>
          </w:rPr>
          <w:t xml:space="preserve"> e il loro piano</w:t>
        </w:r>
      </w:ins>
      <w:r w:rsidRPr="006A40C8">
        <w:rPr>
          <w:rFonts w:ascii="Arial" w:hAnsi="Arial" w:cs="Arial"/>
          <w:color w:val="000000"/>
          <w:spacing w:val="5"/>
          <w:kern w:val="28"/>
          <w:lang w:val="it-IT"/>
        </w:rPr>
        <w:t>; per ogni stanza può visualizzare i singoli sensori, con le relative variabili ambientali rilevate.</w:t>
      </w:r>
    </w:p>
    <w:p w:rsidR="006A40C8" w:rsidRPr="006A40C8" w:rsidRDefault="006A40C8" w:rsidP="006A40C8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rFonts w:ascii="Arial" w:hAnsi="Arial" w:cs="Arial"/>
          <w:lang w:val="it-IT"/>
        </w:rPr>
      </w:pPr>
      <w:r w:rsidRPr="006A40C8">
        <w:rPr>
          <w:rFonts w:ascii="Arial" w:hAnsi="Arial" w:cs="Arial"/>
          <w:lang w:val="it-IT"/>
        </w:rPr>
        <w:t xml:space="preserve">Il </w:t>
      </w:r>
      <w:r w:rsidRPr="006A40C8">
        <w:rPr>
          <w:rFonts w:ascii="Arial" w:hAnsi="Arial" w:cs="Arial"/>
          <w:b/>
          <w:bCs/>
          <w:lang w:val="it-IT"/>
        </w:rPr>
        <w:t>gestore edificio</w:t>
      </w:r>
      <w:r w:rsidRPr="006A40C8">
        <w:rPr>
          <w:rFonts w:ascii="Arial" w:hAnsi="Arial" w:cs="Arial"/>
          <w:lang w:val="it-IT"/>
        </w:rPr>
        <w:t xml:space="preserve"> può modificare i MIN VALUE e MAX VALUE relativi ad una stanza. </w:t>
      </w:r>
    </w:p>
    <w:p w:rsidR="006A40C8" w:rsidRDefault="006A40C8" w:rsidP="006A40C8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ins w:id="589" w:author="Enrico Monte" w:date="2019-01-19T15:15:00Z"/>
          <w:rFonts w:ascii="Arial" w:hAnsi="Arial" w:cs="Arial"/>
          <w:lang w:val="it-IT"/>
        </w:rPr>
      </w:pPr>
      <w:r w:rsidRPr="006A40C8">
        <w:rPr>
          <w:rFonts w:ascii="Arial" w:hAnsi="Arial" w:cs="Arial"/>
          <w:lang w:val="it-IT"/>
        </w:rPr>
        <w:t xml:space="preserve">Il </w:t>
      </w:r>
      <w:r w:rsidRPr="006A40C8">
        <w:rPr>
          <w:rFonts w:ascii="Arial" w:hAnsi="Arial" w:cs="Arial"/>
          <w:b/>
          <w:bCs/>
          <w:lang w:val="it-IT"/>
        </w:rPr>
        <w:t xml:space="preserve">gestore edificio </w:t>
      </w:r>
      <w:r w:rsidRPr="006A40C8">
        <w:rPr>
          <w:rFonts w:ascii="Arial" w:hAnsi="Arial" w:cs="Arial"/>
          <w:lang w:val="it-IT"/>
        </w:rPr>
        <w:t xml:space="preserve">in caso di pericolo deve essere in grado di allertare le autorità competenti. </w:t>
      </w:r>
    </w:p>
    <w:p w:rsidR="00186C7C" w:rsidRPr="006A40C8" w:rsidRDefault="00186C7C" w:rsidP="006A40C8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rFonts w:ascii="Arial" w:hAnsi="Arial" w:cs="Arial"/>
          <w:lang w:val="it-IT"/>
        </w:rPr>
      </w:pPr>
      <w:ins w:id="590" w:author="Enrico Monte" w:date="2019-01-19T15:15:00Z">
        <w:r>
          <w:rPr>
            <w:rFonts w:ascii="Arial" w:hAnsi="Arial" w:cs="Arial"/>
            <w:lang w:val="it-IT"/>
          </w:rPr>
          <w:t xml:space="preserve">Il </w:t>
        </w:r>
        <w:r w:rsidRPr="00284698">
          <w:rPr>
            <w:rFonts w:ascii="Arial" w:hAnsi="Arial" w:cs="Arial"/>
            <w:b/>
            <w:lang w:val="it-IT"/>
            <w:rPrChange w:id="591" w:author="Enrico Monte" w:date="2019-01-19T15:18:00Z">
              <w:rPr>
                <w:rFonts w:ascii="Arial" w:hAnsi="Arial" w:cs="Arial"/>
                <w:lang w:val="it-IT"/>
              </w:rPr>
            </w:rPrChange>
          </w:rPr>
          <w:t>gestore edificio</w:t>
        </w:r>
        <w:r>
          <w:rPr>
            <w:rFonts w:ascii="Arial" w:hAnsi="Arial" w:cs="Arial"/>
            <w:lang w:val="it-IT"/>
          </w:rPr>
          <w:t xml:space="preserve"> deve essere in grado di filtrare le stanz</w:t>
        </w:r>
      </w:ins>
      <w:ins w:id="592" w:author="Enrico Monte" w:date="2019-01-19T15:16:00Z">
        <w:r>
          <w:rPr>
            <w:rFonts w:ascii="Arial" w:hAnsi="Arial" w:cs="Arial"/>
            <w:lang w:val="it-IT"/>
          </w:rPr>
          <w:t>e visualizzando solo quelle “in pericolo”.</w:t>
        </w:r>
      </w:ins>
    </w:p>
    <w:p w:rsidR="006A40C8" w:rsidRPr="006A40C8" w:rsidRDefault="006A40C8" w:rsidP="006A40C8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rFonts w:ascii="Calibri" w:hAnsi="Calibri" w:cs="Calibri"/>
          <w:b/>
          <w:bCs/>
          <w:lang w:val="it-IT"/>
        </w:rPr>
      </w:pPr>
      <w:r w:rsidRPr="006A40C8">
        <w:rPr>
          <w:rFonts w:ascii="Arial" w:hAnsi="Arial" w:cs="Arial"/>
          <w:lang w:val="it-IT"/>
        </w:rPr>
        <w:t xml:space="preserve">La </w:t>
      </w:r>
      <w:r w:rsidRPr="006A40C8">
        <w:rPr>
          <w:rFonts w:ascii="Arial" w:hAnsi="Arial" w:cs="Arial"/>
          <w:b/>
          <w:bCs/>
          <w:lang w:val="it-IT"/>
        </w:rPr>
        <w:t xml:space="preserve">dashboard </w:t>
      </w:r>
      <w:r w:rsidRPr="006A40C8">
        <w:rPr>
          <w:rFonts w:ascii="Arial" w:hAnsi="Arial" w:cs="Arial"/>
          <w:lang w:val="it-IT"/>
        </w:rPr>
        <w:t xml:space="preserve">deve notificare al gestore anomalie e malfunzionamenti relativi ai sensori, fornendo dei livelli di allerta in base all’entità del problema. </w:t>
      </w:r>
    </w:p>
    <w:p w:rsidR="006A40C8" w:rsidRPr="006A40C8" w:rsidRDefault="006A40C8" w:rsidP="006A40C8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rFonts w:ascii="Calibri" w:hAnsi="Calibri" w:cs="Calibri"/>
          <w:b/>
          <w:bCs/>
          <w:lang w:val="it-IT"/>
        </w:rPr>
      </w:pPr>
      <w:r w:rsidRPr="006A40C8">
        <w:rPr>
          <w:rFonts w:ascii="Arial" w:hAnsi="Arial" w:cs="Arial"/>
          <w:lang w:val="it-IT"/>
        </w:rPr>
        <w:t xml:space="preserve">La </w:t>
      </w:r>
      <w:r w:rsidRPr="006A40C8">
        <w:rPr>
          <w:rFonts w:ascii="Arial" w:hAnsi="Arial" w:cs="Arial"/>
          <w:b/>
          <w:bCs/>
          <w:lang w:val="it-IT"/>
        </w:rPr>
        <w:t xml:space="preserve">dashboard </w:t>
      </w:r>
      <w:r w:rsidRPr="006A40C8">
        <w:rPr>
          <w:rFonts w:ascii="Arial" w:hAnsi="Arial" w:cs="Arial"/>
          <w:lang w:val="it-IT"/>
        </w:rPr>
        <w:t xml:space="preserve">deve notificare al gestore eventuali situazioni di pericolo. </w:t>
      </w:r>
    </w:p>
    <w:p w:rsidR="006A40C8" w:rsidRPr="006A40C8" w:rsidRDefault="006A40C8" w:rsidP="006A40C8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rFonts w:ascii="Calibri" w:hAnsi="Calibri" w:cs="Calibri"/>
          <w:b/>
          <w:bCs/>
          <w:lang w:val="it-IT"/>
        </w:rPr>
      </w:pPr>
      <w:r w:rsidRPr="006A40C8">
        <w:rPr>
          <w:rFonts w:ascii="Arial" w:hAnsi="Arial" w:cs="Arial"/>
          <w:lang w:val="it-IT"/>
        </w:rPr>
        <w:t xml:space="preserve">La </w:t>
      </w:r>
      <w:r w:rsidRPr="006A40C8">
        <w:rPr>
          <w:rFonts w:ascii="Arial" w:hAnsi="Arial" w:cs="Arial"/>
          <w:b/>
          <w:bCs/>
          <w:lang w:val="it-IT"/>
        </w:rPr>
        <w:t xml:space="preserve">dashboard </w:t>
      </w:r>
      <w:r w:rsidRPr="006A40C8">
        <w:rPr>
          <w:rFonts w:ascii="Arial" w:hAnsi="Arial" w:cs="Arial"/>
          <w:lang w:val="it-IT"/>
        </w:rPr>
        <w:t xml:space="preserve">deve fornire una visualizzazione delle aree diversa in base al tipo di gestore in servizio. </w:t>
      </w:r>
    </w:p>
    <w:p w:rsidR="006A40C8" w:rsidRPr="006A40C8" w:rsidRDefault="006A40C8" w:rsidP="006A40C8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rFonts w:ascii="Calibri" w:hAnsi="Calibri" w:cs="Calibri"/>
          <w:b/>
          <w:bCs/>
          <w:lang w:val="it-IT"/>
        </w:rPr>
      </w:pPr>
      <w:r w:rsidRPr="006A40C8">
        <w:rPr>
          <w:rFonts w:ascii="Arial" w:hAnsi="Arial" w:cs="Arial"/>
          <w:lang w:val="it-IT"/>
        </w:rPr>
        <w:t>L’</w:t>
      </w:r>
      <w:r w:rsidRPr="006A40C8">
        <w:rPr>
          <w:rFonts w:ascii="Arial" w:hAnsi="Arial" w:cs="Arial"/>
          <w:b/>
          <w:bCs/>
          <w:lang w:val="it-IT"/>
        </w:rPr>
        <w:t xml:space="preserve">Admin </w:t>
      </w:r>
      <w:r w:rsidRPr="006A40C8">
        <w:rPr>
          <w:rFonts w:ascii="Arial" w:hAnsi="Arial" w:cs="Arial"/>
          <w:lang w:val="it-IT"/>
        </w:rPr>
        <w:t xml:space="preserve">deve poter inserire o modificare un gestore, e assegnare determinate aree a determinati gestori. </w:t>
      </w:r>
    </w:p>
    <w:p w:rsidR="00D85634" w:rsidRPr="006A40C8" w:rsidRDefault="00D85634" w:rsidP="00D85634">
      <w:pPr>
        <w:rPr>
          <w:lang w:val="it-IT"/>
        </w:rPr>
      </w:pPr>
    </w:p>
    <w:p w:rsidR="00E75697" w:rsidRPr="006A40C8" w:rsidRDefault="00E75697" w:rsidP="00D13962">
      <w:pPr>
        <w:pStyle w:val="Titolo"/>
        <w:spacing w:after="0"/>
        <w:jc w:val="both"/>
        <w:rPr>
          <w:rFonts w:ascii="Arial" w:hAnsi="Arial" w:cs="Arial"/>
          <w:color w:val="auto"/>
          <w:spacing w:val="0"/>
          <w:kern w:val="0"/>
          <w:sz w:val="24"/>
          <w:szCs w:val="24"/>
          <w:lang w:val="it-IT"/>
        </w:rPr>
      </w:pPr>
    </w:p>
    <w:p w:rsidR="00F20E22" w:rsidRDefault="00F20E22" w:rsidP="00D13962">
      <w:pPr>
        <w:pStyle w:val="Titolo"/>
        <w:spacing w:after="0"/>
        <w:jc w:val="both"/>
        <w:rPr>
          <w:ins w:id="593" w:author="Enrico Monte" w:date="2019-01-15T16:54:00Z"/>
          <w:rFonts w:ascii="Arial" w:hAnsi="Arial" w:cs="Arial"/>
          <w:color w:val="4F81BD" w:themeColor="accent1"/>
          <w:spacing w:val="0"/>
          <w:kern w:val="0"/>
          <w:sz w:val="24"/>
          <w:szCs w:val="24"/>
          <w:lang w:val="it-IT"/>
        </w:rPr>
      </w:pPr>
    </w:p>
    <w:p w:rsidR="00F20E22" w:rsidRDefault="00F20E22" w:rsidP="00D13962">
      <w:pPr>
        <w:pStyle w:val="Titolo"/>
        <w:spacing w:after="0"/>
        <w:jc w:val="both"/>
        <w:rPr>
          <w:ins w:id="594" w:author="Enrico Monte" w:date="2019-01-15T16:54:00Z"/>
          <w:rFonts w:ascii="Arial" w:hAnsi="Arial" w:cs="Arial"/>
          <w:color w:val="4F81BD" w:themeColor="accent1"/>
          <w:spacing w:val="0"/>
          <w:kern w:val="0"/>
          <w:sz w:val="24"/>
          <w:szCs w:val="24"/>
          <w:lang w:val="it-IT"/>
        </w:rPr>
      </w:pPr>
    </w:p>
    <w:p w:rsidR="00F20E22" w:rsidRDefault="00F20E22" w:rsidP="00D13962">
      <w:pPr>
        <w:pStyle w:val="Titolo"/>
        <w:spacing w:after="0"/>
        <w:jc w:val="both"/>
        <w:rPr>
          <w:ins w:id="595" w:author="Enrico Monte" w:date="2019-01-15T16:54:00Z"/>
          <w:rFonts w:ascii="Arial" w:hAnsi="Arial" w:cs="Arial"/>
          <w:color w:val="4F81BD" w:themeColor="accent1"/>
          <w:spacing w:val="0"/>
          <w:kern w:val="0"/>
          <w:sz w:val="24"/>
          <w:szCs w:val="24"/>
          <w:lang w:val="it-IT"/>
        </w:rPr>
      </w:pPr>
    </w:p>
    <w:p w:rsidR="00F20E22" w:rsidRDefault="00F20E22" w:rsidP="00D13962">
      <w:pPr>
        <w:pStyle w:val="Titolo"/>
        <w:spacing w:after="0"/>
        <w:jc w:val="both"/>
        <w:rPr>
          <w:ins w:id="596" w:author="Enrico Monte" w:date="2019-01-15T16:54:00Z"/>
          <w:rFonts w:ascii="Arial" w:hAnsi="Arial" w:cs="Arial"/>
          <w:color w:val="4F81BD" w:themeColor="accent1"/>
          <w:spacing w:val="0"/>
          <w:kern w:val="0"/>
          <w:sz w:val="24"/>
          <w:szCs w:val="24"/>
          <w:lang w:val="it-IT"/>
        </w:rPr>
      </w:pPr>
    </w:p>
    <w:p w:rsidR="00F20E22" w:rsidRDefault="00F20E22" w:rsidP="00D13962">
      <w:pPr>
        <w:pStyle w:val="Titolo"/>
        <w:spacing w:after="0"/>
        <w:jc w:val="both"/>
        <w:rPr>
          <w:ins w:id="597" w:author="Enrico Monte" w:date="2019-01-15T16:54:00Z"/>
          <w:rFonts w:ascii="Arial" w:hAnsi="Arial" w:cs="Arial"/>
          <w:color w:val="4F81BD" w:themeColor="accent1"/>
          <w:spacing w:val="0"/>
          <w:kern w:val="0"/>
          <w:sz w:val="24"/>
          <w:szCs w:val="24"/>
          <w:lang w:val="it-IT"/>
        </w:rPr>
      </w:pPr>
    </w:p>
    <w:p w:rsidR="00F20E22" w:rsidRDefault="00F20E22" w:rsidP="00D13962">
      <w:pPr>
        <w:pStyle w:val="Titolo"/>
        <w:spacing w:after="0"/>
        <w:jc w:val="both"/>
        <w:rPr>
          <w:ins w:id="598" w:author="Enrico Monte" w:date="2019-01-15T16:54:00Z"/>
          <w:rFonts w:ascii="Arial" w:hAnsi="Arial" w:cs="Arial"/>
          <w:color w:val="4F81BD" w:themeColor="accent1"/>
          <w:spacing w:val="0"/>
          <w:kern w:val="0"/>
          <w:sz w:val="24"/>
          <w:szCs w:val="24"/>
          <w:lang w:val="it-IT"/>
        </w:rPr>
      </w:pPr>
    </w:p>
    <w:p w:rsidR="00F20E22" w:rsidRDefault="00F20E22" w:rsidP="00D13962">
      <w:pPr>
        <w:pStyle w:val="Titolo"/>
        <w:spacing w:after="0"/>
        <w:jc w:val="both"/>
        <w:rPr>
          <w:ins w:id="599" w:author="Enrico Monte" w:date="2019-01-15T16:54:00Z"/>
          <w:rFonts w:ascii="Arial" w:hAnsi="Arial" w:cs="Arial"/>
          <w:color w:val="4F81BD" w:themeColor="accent1"/>
          <w:spacing w:val="0"/>
          <w:kern w:val="0"/>
          <w:sz w:val="24"/>
          <w:szCs w:val="24"/>
          <w:lang w:val="it-IT"/>
        </w:rPr>
      </w:pPr>
    </w:p>
    <w:p w:rsidR="00F20E22" w:rsidRDefault="00F20E22" w:rsidP="00D13962">
      <w:pPr>
        <w:pStyle w:val="Titolo"/>
        <w:spacing w:after="0"/>
        <w:jc w:val="both"/>
        <w:rPr>
          <w:ins w:id="600" w:author="Enrico Monte" w:date="2019-01-15T16:54:00Z"/>
          <w:rFonts w:ascii="Arial" w:hAnsi="Arial" w:cs="Arial"/>
          <w:color w:val="4F81BD" w:themeColor="accent1"/>
          <w:spacing w:val="0"/>
          <w:kern w:val="0"/>
          <w:sz w:val="24"/>
          <w:szCs w:val="24"/>
          <w:lang w:val="it-IT"/>
        </w:rPr>
      </w:pPr>
    </w:p>
    <w:p w:rsidR="00F20E22" w:rsidRDefault="00F20E22" w:rsidP="00D13962">
      <w:pPr>
        <w:pStyle w:val="Titolo"/>
        <w:spacing w:after="0"/>
        <w:jc w:val="both"/>
        <w:rPr>
          <w:ins w:id="601" w:author="Enrico Monte" w:date="2019-01-15T16:54:00Z"/>
          <w:rFonts w:ascii="Arial" w:hAnsi="Arial" w:cs="Arial"/>
          <w:color w:val="4F81BD" w:themeColor="accent1"/>
          <w:spacing w:val="0"/>
          <w:kern w:val="0"/>
          <w:sz w:val="24"/>
          <w:szCs w:val="24"/>
          <w:lang w:val="it-IT"/>
        </w:rPr>
      </w:pPr>
    </w:p>
    <w:p w:rsidR="00F20E22" w:rsidRDefault="00F20E22" w:rsidP="00D13962">
      <w:pPr>
        <w:pStyle w:val="Titolo"/>
        <w:spacing w:after="0"/>
        <w:jc w:val="both"/>
        <w:rPr>
          <w:ins w:id="602" w:author="Enrico Monte" w:date="2019-01-15T16:54:00Z"/>
          <w:rFonts w:ascii="Arial" w:hAnsi="Arial" w:cs="Arial"/>
          <w:color w:val="4F81BD" w:themeColor="accent1"/>
          <w:spacing w:val="0"/>
          <w:kern w:val="0"/>
          <w:sz w:val="24"/>
          <w:szCs w:val="24"/>
          <w:lang w:val="it-IT"/>
        </w:rPr>
      </w:pPr>
    </w:p>
    <w:p w:rsidR="00F20E22" w:rsidRDefault="00F20E22" w:rsidP="00D13962">
      <w:pPr>
        <w:pStyle w:val="Titolo"/>
        <w:spacing w:after="0"/>
        <w:jc w:val="both"/>
        <w:rPr>
          <w:ins w:id="603" w:author="Enrico Monte" w:date="2019-01-15T16:54:00Z"/>
          <w:rFonts w:ascii="Arial" w:hAnsi="Arial" w:cs="Arial"/>
          <w:color w:val="4F81BD" w:themeColor="accent1"/>
          <w:spacing w:val="0"/>
          <w:kern w:val="0"/>
          <w:sz w:val="24"/>
          <w:szCs w:val="24"/>
          <w:lang w:val="it-IT"/>
        </w:rPr>
      </w:pPr>
    </w:p>
    <w:p w:rsidR="00F20E22" w:rsidRDefault="00F20E22" w:rsidP="00D13962">
      <w:pPr>
        <w:pStyle w:val="Titolo"/>
        <w:spacing w:after="0"/>
        <w:jc w:val="both"/>
        <w:rPr>
          <w:ins w:id="604" w:author="Enrico Monte" w:date="2019-01-15T16:54:00Z"/>
          <w:rFonts w:ascii="Arial" w:hAnsi="Arial" w:cs="Arial"/>
          <w:color w:val="4F81BD" w:themeColor="accent1"/>
          <w:spacing w:val="0"/>
          <w:kern w:val="0"/>
          <w:sz w:val="24"/>
          <w:szCs w:val="24"/>
          <w:lang w:val="it-IT"/>
        </w:rPr>
      </w:pPr>
    </w:p>
    <w:p w:rsidR="00F20E22" w:rsidRDefault="00F20E22" w:rsidP="00D13962">
      <w:pPr>
        <w:pStyle w:val="Titolo"/>
        <w:spacing w:after="0"/>
        <w:jc w:val="both"/>
        <w:rPr>
          <w:ins w:id="605" w:author="Enrico Monte" w:date="2019-01-15T16:54:00Z"/>
          <w:rFonts w:ascii="Arial" w:hAnsi="Arial" w:cs="Arial"/>
          <w:color w:val="4F81BD" w:themeColor="accent1"/>
          <w:spacing w:val="0"/>
          <w:kern w:val="0"/>
          <w:sz w:val="24"/>
          <w:szCs w:val="24"/>
          <w:lang w:val="it-IT"/>
        </w:rPr>
      </w:pPr>
    </w:p>
    <w:p w:rsidR="00F20E22" w:rsidRDefault="00F20E22" w:rsidP="00D13962">
      <w:pPr>
        <w:pStyle w:val="Titolo"/>
        <w:spacing w:after="0"/>
        <w:jc w:val="both"/>
        <w:rPr>
          <w:ins w:id="606" w:author="Enrico Monte" w:date="2019-01-15T16:54:00Z"/>
          <w:rFonts w:ascii="Arial" w:hAnsi="Arial" w:cs="Arial"/>
          <w:color w:val="4F81BD" w:themeColor="accent1"/>
          <w:spacing w:val="0"/>
          <w:kern w:val="0"/>
          <w:sz w:val="24"/>
          <w:szCs w:val="24"/>
          <w:lang w:val="it-IT"/>
        </w:rPr>
      </w:pPr>
    </w:p>
    <w:p w:rsidR="00F20E22" w:rsidRDefault="00F20E22" w:rsidP="00D13962">
      <w:pPr>
        <w:pStyle w:val="Titolo"/>
        <w:spacing w:after="0"/>
        <w:jc w:val="both"/>
        <w:rPr>
          <w:ins w:id="607" w:author="Enrico Monte" w:date="2019-01-15T16:54:00Z"/>
          <w:rFonts w:ascii="Arial" w:hAnsi="Arial" w:cs="Arial"/>
          <w:color w:val="4F81BD" w:themeColor="accent1"/>
          <w:spacing w:val="0"/>
          <w:kern w:val="0"/>
          <w:sz w:val="24"/>
          <w:szCs w:val="24"/>
          <w:lang w:val="it-IT"/>
        </w:rPr>
      </w:pPr>
    </w:p>
    <w:p w:rsidR="00EC7A0C" w:rsidRPr="005A0A8B" w:rsidRDefault="00EC7A0C" w:rsidP="00D13962">
      <w:pPr>
        <w:pStyle w:val="Titolo"/>
        <w:spacing w:after="0"/>
        <w:jc w:val="both"/>
        <w:rPr>
          <w:rFonts w:ascii="Arial" w:hAnsi="Arial" w:cs="Arial"/>
          <w:color w:val="4F81BD" w:themeColor="accent1"/>
          <w:spacing w:val="0"/>
          <w:kern w:val="0"/>
          <w:sz w:val="24"/>
          <w:szCs w:val="24"/>
          <w:lang w:val="it-IT"/>
        </w:rPr>
      </w:pPr>
      <w:r w:rsidRPr="005A0A8B">
        <w:rPr>
          <w:rFonts w:ascii="Arial" w:hAnsi="Arial" w:cs="Arial"/>
          <w:color w:val="4F81BD" w:themeColor="accent1"/>
          <w:spacing w:val="0"/>
          <w:kern w:val="0"/>
          <w:sz w:val="24"/>
          <w:szCs w:val="24"/>
          <w:lang w:val="it-IT"/>
        </w:rPr>
        <w:t xml:space="preserve">A1.1 GUI </w:t>
      </w:r>
      <w:proofErr w:type="spellStart"/>
      <w:r w:rsidRPr="005A0A8B">
        <w:rPr>
          <w:rFonts w:ascii="Arial" w:hAnsi="Arial" w:cs="Arial"/>
          <w:color w:val="4F81BD" w:themeColor="accent1"/>
          <w:spacing w:val="0"/>
          <w:kern w:val="0"/>
          <w:sz w:val="24"/>
          <w:szCs w:val="24"/>
          <w:lang w:val="it-IT"/>
        </w:rPr>
        <w:t>Requirements</w:t>
      </w:r>
      <w:proofErr w:type="spellEnd"/>
      <w:r w:rsidR="00193B67" w:rsidRPr="005A0A8B">
        <w:rPr>
          <w:rFonts w:ascii="Arial" w:hAnsi="Arial" w:cs="Arial"/>
          <w:color w:val="4F81BD" w:themeColor="accent1"/>
          <w:spacing w:val="0"/>
          <w:kern w:val="0"/>
          <w:sz w:val="24"/>
          <w:szCs w:val="24"/>
          <w:lang w:val="it-IT"/>
        </w:rPr>
        <w:t xml:space="preserve"> </w:t>
      </w:r>
    </w:p>
    <w:p w:rsidR="006A40C8" w:rsidRPr="00C80C59" w:rsidRDefault="006A40C8" w:rsidP="006A40C8">
      <w:pPr>
        <w:numPr>
          <w:ilvl w:val="0"/>
          <w:numId w:val="37"/>
        </w:numPr>
        <w:autoSpaceDE w:val="0"/>
        <w:autoSpaceDN w:val="0"/>
        <w:adjustRightInd w:val="0"/>
        <w:rPr>
          <w:ins w:id="608" w:author="Enrico Monte" w:date="2019-01-15T17:09:00Z"/>
          <w:rFonts w:ascii="Arial" w:hAnsi="Arial" w:cs="Arial"/>
          <w:color w:val="000000"/>
          <w:lang w:val="it-IT" w:eastAsia="it-IT"/>
          <w:rPrChange w:id="609" w:author="Enrico Monte" w:date="2019-01-15T17:09:00Z">
            <w:rPr>
              <w:ins w:id="610" w:author="Enrico Monte" w:date="2019-01-15T17:09:00Z"/>
              <w:rFonts w:ascii="Arial" w:hAnsi="Arial" w:cs="Arial"/>
              <w:lang w:val="it-IT"/>
            </w:rPr>
          </w:rPrChange>
        </w:rPr>
      </w:pPr>
      <w:r w:rsidRPr="00825B3D">
        <w:rPr>
          <w:rFonts w:ascii="Arial" w:hAnsi="Arial" w:cs="Arial"/>
          <w:b/>
          <w:bCs/>
          <w:color w:val="000000"/>
          <w:lang w:val="it-IT" w:eastAsia="it-IT"/>
        </w:rPr>
        <w:t xml:space="preserve">Visualizzazione </w:t>
      </w:r>
      <w:r>
        <w:rPr>
          <w:rFonts w:ascii="Arial" w:hAnsi="Arial" w:cs="Arial"/>
          <w:b/>
          <w:bCs/>
          <w:color w:val="000000"/>
          <w:lang w:val="it-IT" w:eastAsia="it-IT"/>
        </w:rPr>
        <w:t xml:space="preserve">stato </w:t>
      </w:r>
      <w:del w:id="611" w:author="Enrico Monte" w:date="2019-01-15T17:09:00Z">
        <w:r w:rsidRPr="00825B3D" w:rsidDel="00C80C59">
          <w:rPr>
            <w:rFonts w:ascii="Arial" w:hAnsi="Arial" w:cs="Arial"/>
            <w:b/>
            <w:bCs/>
            <w:color w:val="000000"/>
            <w:lang w:val="it-IT" w:eastAsia="it-IT"/>
          </w:rPr>
          <w:delText>area</w:delText>
        </w:r>
      </w:del>
      <w:ins w:id="612" w:author="Enrico Monte" w:date="2019-01-15T17:09:00Z">
        <w:r w:rsidR="00C80C59">
          <w:rPr>
            <w:rFonts w:ascii="Arial" w:hAnsi="Arial" w:cs="Arial"/>
            <w:b/>
            <w:bCs/>
            <w:color w:val="000000"/>
            <w:lang w:val="it-IT" w:eastAsia="it-IT"/>
          </w:rPr>
          <w:t>edificio</w:t>
        </w:r>
      </w:ins>
      <w:r w:rsidRPr="00825B3D">
        <w:rPr>
          <w:rFonts w:ascii="Arial" w:hAnsi="Arial" w:cs="Arial"/>
          <w:b/>
          <w:bCs/>
          <w:color w:val="000000"/>
          <w:lang w:val="it-IT" w:eastAsia="it-IT"/>
        </w:rPr>
        <w:t xml:space="preserve">: </w:t>
      </w:r>
      <w:r w:rsidRPr="00051B2D">
        <w:rPr>
          <w:rFonts w:ascii="Arial" w:hAnsi="Arial" w:cs="Arial"/>
          <w:color w:val="000000"/>
          <w:lang w:val="it-IT" w:eastAsia="it-IT"/>
        </w:rPr>
        <w:t>Il gestore</w:t>
      </w:r>
      <w:ins w:id="613" w:author="Enrico Monte" w:date="2019-01-15T17:10:00Z">
        <w:r w:rsidR="003D1F3E">
          <w:rPr>
            <w:rFonts w:ascii="Arial" w:hAnsi="Arial" w:cs="Arial"/>
            <w:color w:val="000000"/>
            <w:lang w:val="it-IT" w:eastAsia="it-IT"/>
          </w:rPr>
          <w:t xml:space="preserve"> edificio</w:t>
        </w:r>
      </w:ins>
      <w:r w:rsidRPr="00825B3D">
        <w:rPr>
          <w:rFonts w:ascii="Arial" w:hAnsi="Arial" w:cs="Arial"/>
          <w:color w:val="000000"/>
          <w:lang w:val="it-IT" w:eastAsia="it-IT"/>
        </w:rPr>
        <w:t xml:space="preserve"> d</w:t>
      </w:r>
      <w:r w:rsidRPr="00051B2D">
        <w:rPr>
          <w:rFonts w:ascii="Arial" w:hAnsi="Arial" w:cs="Arial"/>
          <w:color w:val="000000"/>
          <w:lang w:val="it-IT" w:eastAsia="it-IT"/>
        </w:rPr>
        <w:t>eve essere in grado di</w:t>
      </w:r>
      <w:r w:rsidRPr="00825B3D">
        <w:rPr>
          <w:rFonts w:ascii="Arial" w:hAnsi="Arial" w:cs="Arial"/>
          <w:color w:val="000000"/>
          <w:lang w:val="it-IT" w:eastAsia="it-IT"/>
        </w:rPr>
        <w:t xml:space="preserve"> visualizzare</w:t>
      </w:r>
      <w:r w:rsidRPr="00051B2D">
        <w:rPr>
          <w:rFonts w:ascii="Arial" w:hAnsi="Arial" w:cs="Arial"/>
          <w:color w:val="000000"/>
          <w:lang w:val="it-IT" w:eastAsia="it-IT"/>
        </w:rPr>
        <w:t xml:space="preserve"> e monitorare</w:t>
      </w:r>
      <w:r w:rsidRPr="00825B3D">
        <w:rPr>
          <w:rFonts w:ascii="Arial" w:hAnsi="Arial" w:cs="Arial"/>
          <w:color w:val="000000"/>
          <w:lang w:val="it-IT" w:eastAsia="it-IT"/>
        </w:rPr>
        <w:t xml:space="preserve">, attraverso una dashboard, </w:t>
      </w:r>
      <w:r w:rsidRPr="00051B2D">
        <w:rPr>
          <w:rFonts w:ascii="Arial" w:hAnsi="Arial" w:cs="Arial"/>
          <w:color w:val="000000"/>
          <w:lang w:val="it-IT" w:eastAsia="it-IT"/>
        </w:rPr>
        <w:t>lo stato</w:t>
      </w:r>
      <w:ins w:id="614" w:author="Enrico Monte" w:date="2019-01-15T17:12:00Z">
        <w:r w:rsidR="003D1F3E">
          <w:rPr>
            <w:rFonts w:ascii="Arial" w:hAnsi="Arial" w:cs="Arial"/>
            <w:color w:val="000000"/>
            <w:lang w:val="it-IT" w:eastAsia="it-IT"/>
          </w:rPr>
          <w:t xml:space="preserve"> dell’edificio</w:t>
        </w:r>
      </w:ins>
      <w:r w:rsidRPr="00051B2D">
        <w:rPr>
          <w:rFonts w:ascii="Arial" w:hAnsi="Arial" w:cs="Arial"/>
          <w:color w:val="000000"/>
          <w:lang w:val="it-IT" w:eastAsia="it-IT"/>
        </w:rPr>
        <w:t xml:space="preserve"> </w:t>
      </w:r>
      <w:del w:id="615" w:author="Enrico Monte" w:date="2019-01-15T17:12:00Z">
        <w:r w:rsidRPr="00051B2D" w:rsidDel="003D1F3E">
          <w:rPr>
            <w:rFonts w:ascii="Arial" w:hAnsi="Arial" w:cs="Arial"/>
            <w:color w:val="000000"/>
            <w:lang w:val="it-IT" w:eastAsia="it-IT"/>
          </w:rPr>
          <w:delText>delle varie ar</w:delText>
        </w:r>
      </w:del>
      <w:del w:id="616" w:author="Enrico Monte" w:date="2019-01-15T17:11:00Z">
        <w:r w:rsidRPr="00051B2D" w:rsidDel="003D1F3E">
          <w:rPr>
            <w:rFonts w:ascii="Arial" w:hAnsi="Arial" w:cs="Arial"/>
            <w:color w:val="000000"/>
            <w:lang w:val="it-IT" w:eastAsia="it-IT"/>
          </w:rPr>
          <w:delText>ee</w:delText>
        </w:r>
      </w:del>
      <w:del w:id="617" w:author="Enrico Monte" w:date="2019-01-15T17:12:00Z">
        <w:r w:rsidRPr="00051B2D" w:rsidDel="003D1F3E">
          <w:rPr>
            <w:rFonts w:ascii="Arial" w:hAnsi="Arial" w:cs="Arial"/>
            <w:color w:val="000000"/>
            <w:lang w:val="it-IT" w:eastAsia="it-IT"/>
          </w:rPr>
          <w:delText xml:space="preserve"> </w:delText>
        </w:r>
      </w:del>
      <w:r w:rsidRPr="00051B2D">
        <w:rPr>
          <w:rFonts w:ascii="Arial" w:hAnsi="Arial" w:cs="Arial"/>
          <w:color w:val="000000"/>
          <w:lang w:val="it-IT" w:eastAsia="it-IT"/>
        </w:rPr>
        <w:t>ad esso assegnat</w:t>
      </w:r>
      <w:ins w:id="618" w:author="Enrico Monte" w:date="2019-01-15T17:12:00Z">
        <w:r w:rsidR="003D1F3E">
          <w:rPr>
            <w:rFonts w:ascii="Arial" w:hAnsi="Arial" w:cs="Arial"/>
            <w:color w:val="000000"/>
            <w:lang w:val="it-IT" w:eastAsia="it-IT"/>
          </w:rPr>
          <w:t>o, visualizzando per ogni stanza</w:t>
        </w:r>
      </w:ins>
      <w:ins w:id="619" w:author="Enrico Monte" w:date="2019-01-15T17:14:00Z">
        <w:r w:rsidR="003D1F3E">
          <w:rPr>
            <w:rFonts w:ascii="Arial" w:hAnsi="Arial" w:cs="Arial"/>
            <w:color w:val="000000"/>
            <w:lang w:val="it-IT" w:eastAsia="it-IT"/>
          </w:rPr>
          <w:t xml:space="preserve"> appartenente ad esso</w:t>
        </w:r>
      </w:ins>
      <w:ins w:id="620" w:author="Enrico Monte" w:date="2019-01-15T17:15:00Z">
        <w:r w:rsidR="003D1F3E">
          <w:rPr>
            <w:rFonts w:ascii="Arial" w:hAnsi="Arial" w:cs="Arial"/>
            <w:color w:val="000000"/>
            <w:lang w:val="it-IT" w:eastAsia="it-IT"/>
          </w:rPr>
          <w:t>,</w:t>
        </w:r>
      </w:ins>
      <w:ins w:id="621" w:author="Enrico Monte" w:date="2019-01-15T17:12:00Z">
        <w:r w:rsidR="003D1F3E">
          <w:rPr>
            <w:rFonts w:ascii="Arial" w:hAnsi="Arial" w:cs="Arial"/>
            <w:color w:val="000000"/>
            <w:lang w:val="it-IT" w:eastAsia="it-IT"/>
          </w:rPr>
          <w:t xml:space="preserve"> il relativo grado di allerta</w:t>
        </w:r>
      </w:ins>
      <w:ins w:id="622" w:author="Enrico Monte" w:date="2019-01-15T17:25:00Z">
        <w:r w:rsidR="00321800">
          <w:rPr>
            <w:rFonts w:ascii="Arial" w:hAnsi="Arial" w:cs="Arial"/>
            <w:color w:val="000000"/>
            <w:lang w:val="it-IT" w:eastAsia="it-IT"/>
          </w:rPr>
          <w:t>(colore)</w:t>
        </w:r>
      </w:ins>
      <w:ins w:id="623" w:author="Enrico Monte" w:date="2019-01-19T15:23:00Z">
        <w:r w:rsidR="00E949F3">
          <w:rPr>
            <w:rFonts w:ascii="Arial" w:hAnsi="Arial" w:cs="Arial"/>
            <w:color w:val="000000"/>
            <w:lang w:val="it-IT" w:eastAsia="it-IT"/>
          </w:rPr>
          <w:t xml:space="preserve"> e il piano</w:t>
        </w:r>
      </w:ins>
      <w:del w:id="624" w:author="Enrico Monte" w:date="2019-01-15T17:12:00Z">
        <w:r w:rsidRPr="00051B2D" w:rsidDel="003D1F3E">
          <w:rPr>
            <w:rFonts w:ascii="Arial" w:hAnsi="Arial" w:cs="Arial"/>
            <w:color w:val="000000"/>
            <w:lang w:val="it-IT" w:eastAsia="it-IT"/>
          </w:rPr>
          <w:delText>e</w:delText>
        </w:r>
      </w:del>
      <w:r w:rsidRPr="00825B3D">
        <w:rPr>
          <w:rFonts w:ascii="Arial" w:hAnsi="Arial" w:cs="Arial"/>
          <w:color w:val="000000"/>
          <w:lang w:val="it-IT" w:eastAsia="it-IT"/>
        </w:rPr>
        <w:t xml:space="preserve">. </w:t>
      </w:r>
      <w:del w:id="625" w:author="Enrico Monte" w:date="2019-01-15T17:11:00Z">
        <w:r w:rsidRPr="00CA1F25" w:rsidDel="003D1F3E">
          <w:rPr>
            <w:rFonts w:ascii="Arial" w:hAnsi="Arial" w:cs="Arial"/>
            <w:lang w:val="it-IT"/>
          </w:rPr>
          <w:delText>La dashboard deve fornire una visualizzazione delle aree (User Experience) diversa in base al tipo di gestore in servizio.</w:delText>
        </w:r>
      </w:del>
    </w:p>
    <w:p w:rsidR="00C80C59" w:rsidRPr="00825B3D" w:rsidRDefault="00C80C59" w:rsidP="00C80C59">
      <w:pPr>
        <w:numPr>
          <w:ilvl w:val="0"/>
          <w:numId w:val="37"/>
        </w:numPr>
        <w:autoSpaceDE w:val="0"/>
        <w:autoSpaceDN w:val="0"/>
        <w:adjustRightInd w:val="0"/>
        <w:rPr>
          <w:ins w:id="626" w:author="Enrico Monte" w:date="2019-01-15T17:09:00Z"/>
          <w:rFonts w:ascii="Arial" w:hAnsi="Arial" w:cs="Arial"/>
          <w:color w:val="000000"/>
          <w:lang w:val="it-IT" w:eastAsia="it-IT"/>
        </w:rPr>
      </w:pPr>
      <w:ins w:id="627" w:author="Enrico Monte" w:date="2019-01-15T17:09:00Z">
        <w:r w:rsidRPr="00825B3D">
          <w:rPr>
            <w:rFonts w:ascii="Arial" w:hAnsi="Arial" w:cs="Arial"/>
            <w:b/>
            <w:bCs/>
            <w:color w:val="000000"/>
            <w:lang w:val="it-IT" w:eastAsia="it-IT"/>
          </w:rPr>
          <w:t xml:space="preserve">Visualizzazione </w:t>
        </w:r>
        <w:r>
          <w:rPr>
            <w:rFonts w:ascii="Arial" w:hAnsi="Arial" w:cs="Arial"/>
            <w:b/>
            <w:bCs/>
            <w:color w:val="000000"/>
            <w:lang w:val="it-IT" w:eastAsia="it-IT"/>
          </w:rPr>
          <w:t xml:space="preserve">stato </w:t>
        </w:r>
      </w:ins>
      <w:ins w:id="628" w:author="Enrico Monte" w:date="2019-01-15T17:10:00Z">
        <w:r>
          <w:rPr>
            <w:rFonts w:ascii="Arial" w:hAnsi="Arial" w:cs="Arial"/>
            <w:b/>
            <w:bCs/>
            <w:color w:val="000000"/>
            <w:lang w:val="it-IT" w:eastAsia="it-IT"/>
          </w:rPr>
          <w:t>zona</w:t>
        </w:r>
      </w:ins>
      <w:ins w:id="629" w:author="Enrico Monte" w:date="2019-01-15T17:09:00Z">
        <w:r w:rsidRPr="00825B3D">
          <w:rPr>
            <w:rFonts w:ascii="Arial" w:hAnsi="Arial" w:cs="Arial"/>
            <w:b/>
            <w:bCs/>
            <w:color w:val="000000"/>
            <w:lang w:val="it-IT" w:eastAsia="it-IT"/>
          </w:rPr>
          <w:t xml:space="preserve">: </w:t>
        </w:r>
        <w:r w:rsidRPr="00051B2D">
          <w:rPr>
            <w:rFonts w:ascii="Arial" w:hAnsi="Arial" w:cs="Arial"/>
            <w:color w:val="000000"/>
            <w:lang w:val="it-IT" w:eastAsia="it-IT"/>
          </w:rPr>
          <w:t>Il gestore</w:t>
        </w:r>
      </w:ins>
      <w:ins w:id="630" w:author="Enrico Monte" w:date="2019-01-15T17:11:00Z">
        <w:r w:rsidR="003D1F3E">
          <w:rPr>
            <w:rFonts w:ascii="Arial" w:hAnsi="Arial" w:cs="Arial"/>
            <w:color w:val="000000"/>
            <w:lang w:val="it-IT" w:eastAsia="it-IT"/>
          </w:rPr>
          <w:t xml:space="preserve"> zona</w:t>
        </w:r>
      </w:ins>
      <w:ins w:id="631" w:author="Enrico Monte" w:date="2019-01-15T17:09:00Z">
        <w:r w:rsidRPr="00825B3D">
          <w:rPr>
            <w:rFonts w:ascii="Arial" w:hAnsi="Arial" w:cs="Arial"/>
            <w:color w:val="000000"/>
            <w:lang w:val="it-IT" w:eastAsia="it-IT"/>
          </w:rPr>
          <w:t xml:space="preserve"> d</w:t>
        </w:r>
        <w:r w:rsidRPr="00051B2D">
          <w:rPr>
            <w:rFonts w:ascii="Arial" w:hAnsi="Arial" w:cs="Arial"/>
            <w:color w:val="000000"/>
            <w:lang w:val="it-IT" w:eastAsia="it-IT"/>
          </w:rPr>
          <w:t>eve essere in grado di</w:t>
        </w:r>
        <w:r w:rsidRPr="00825B3D">
          <w:rPr>
            <w:rFonts w:ascii="Arial" w:hAnsi="Arial" w:cs="Arial"/>
            <w:color w:val="000000"/>
            <w:lang w:val="it-IT" w:eastAsia="it-IT"/>
          </w:rPr>
          <w:t xml:space="preserve"> visualizzare</w:t>
        </w:r>
        <w:r w:rsidRPr="00051B2D">
          <w:rPr>
            <w:rFonts w:ascii="Arial" w:hAnsi="Arial" w:cs="Arial"/>
            <w:color w:val="000000"/>
            <w:lang w:val="it-IT" w:eastAsia="it-IT"/>
          </w:rPr>
          <w:t xml:space="preserve"> e monitorare</w:t>
        </w:r>
        <w:r w:rsidRPr="00825B3D">
          <w:rPr>
            <w:rFonts w:ascii="Arial" w:hAnsi="Arial" w:cs="Arial"/>
            <w:color w:val="000000"/>
            <w:lang w:val="it-IT" w:eastAsia="it-IT"/>
          </w:rPr>
          <w:t xml:space="preserve">, attraverso una dashboard, </w:t>
        </w:r>
        <w:r w:rsidRPr="00051B2D">
          <w:rPr>
            <w:rFonts w:ascii="Arial" w:hAnsi="Arial" w:cs="Arial"/>
            <w:color w:val="000000"/>
            <w:lang w:val="it-IT" w:eastAsia="it-IT"/>
          </w:rPr>
          <w:t xml:space="preserve">lo stato </w:t>
        </w:r>
      </w:ins>
      <w:ins w:id="632" w:author="Enrico Monte" w:date="2019-01-15T17:13:00Z">
        <w:r w:rsidR="003D1F3E">
          <w:rPr>
            <w:rFonts w:ascii="Arial" w:hAnsi="Arial" w:cs="Arial"/>
            <w:color w:val="000000"/>
            <w:lang w:val="it-IT" w:eastAsia="it-IT"/>
          </w:rPr>
          <w:t>della zona</w:t>
        </w:r>
      </w:ins>
      <w:ins w:id="633" w:author="Enrico Monte" w:date="2019-01-15T17:09:00Z">
        <w:r w:rsidR="003D1F3E">
          <w:rPr>
            <w:rFonts w:ascii="Arial" w:hAnsi="Arial" w:cs="Arial"/>
            <w:color w:val="000000"/>
            <w:lang w:val="it-IT" w:eastAsia="it-IT"/>
          </w:rPr>
          <w:t xml:space="preserve"> ad esso assegnat</w:t>
        </w:r>
      </w:ins>
      <w:ins w:id="634" w:author="Enrico Monte" w:date="2019-01-15T17:14:00Z">
        <w:r w:rsidR="003D1F3E">
          <w:rPr>
            <w:rFonts w:ascii="Arial" w:hAnsi="Arial" w:cs="Arial"/>
            <w:color w:val="000000"/>
            <w:lang w:val="it-IT" w:eastAsia="it-IT"/>
          </w:rPr>
          <w:t>a</w:t>
        </w:r>
      </w:ins>
      <w:ins w:id="635" w:author="Enrico Monte" w:date="2019-01-15T17:27:00Z">
        <w:r w:rsidR="00946B10">
          <w:rPr>
            <w:rFonts w:ascii="Arial" w:hAnsi="Arial" w:cs="Arial"/>
            <w:color w:val="000000"/>
            <w:lang w:val="it-IT" w:eastAsia="it-IT"/>
          </w:rPr>
          <w:t>,</w:t>
        </w:r>
      </w:ins>
      <w:ins w:id="636" w:author="Enrico Monte" w:date="2019-01-15T17:14:00Z">
        <w:r w:rsidR="003D1F3E">
          <w:rPr>
            <w:rFonts w:ascii="Arial" w:hAnsi="Arial" w:cs="Arial"/>
            <w:color w:val="000000"/>
            <w:lang w:val="it-IT" w:eastAsia="it-IT"/>
          </w:rPr>
          <w:t xml:space="preserve"> visualizzando per ogni ed</w:t>
        </w:r>
      </w:ins>
      <w:ins w:id="637" w:author="Stefano Florio" w:date="2019-01-20T18:41:00Z">
        <w:r w:rsidR="00BB29E6">
          <w:rPr>
            <w:rFonts w:ascii="Arial" w:hAnsi="Arial" w:cs="Arial"/>
            <w:color w:val="000000"/>
            <w:lang w:val="it-IT" w:eastAsia="it-IT"/>
          </w:rPr>
          <w:t>i</w:t>
        </w:r>
      </w:ins>
      <w:ins w:id="638" w:author="Enrico Monte" w:date="2019-01-15T17:14:00Z">
        <w:r w:rsidR="003D1F3E">
          <w:rPr>
            <w:rFonts w:ascii="Arial" w:hAnsi="Arial" w:cs="Arial"/>
            <w:color w:val="000000"/>
            <w:lang w:val="it-IT" w:eastAsia="it-IT"/>
          </w:rPr>
          <w:t>ficio appartenente ad essa, il relativo livello di allerta</w:t>
        </w:r>
      </w:ins>
      <w:ins w:id="639" w:author="Enrico Monte" w:date="2019-01-15T17:25:00Z">
        <w:r w:rsidR="00321800">
          <w:rPr>
            <w:rFonts w:ascii="Arial" w:hAnsi="Arial" w:cs="Arial"/>
            <w:color w:val="000000"/>
            <w:lang w:val="it-IT" w:eastAsia="it-IT"/>
          </w:rPr>
          <w:t>(colore)</w:t>
        </w:r>
      </w:ins>
      <w:ins w:id="640" w:author="Enrico Monte" w:date="2019-01-15T17:09:00Z">
        <w:r w:rsidRPr="00825B3D">
          <w:rPr>
            <w:rFonts w:ascii="Arial" w:hAnsi="Arial" w:cs="Arial"/>
            <w:color w:val="000000"/>
            <w:lang w:val="it-IT" w:eastAsia="it-IT"/>
          </w:rPr>
          <w:t xml:space="preserve">. </w:t>
        </w:r>
      </w:ins>
    </w:p>
    <w:p w:rsidR="00C80C59" w:rsidRPr="00C80C59" w:rsidRDefault="00C80C59" w:rsidP="00C80C59">
      <w:pPr>
        <w:numPr>
          <w:ilvl w:val="0"/>
          <w:numId w:val="37"/>
        </w:numPr>
        <w:autoSpaceDE w:val="0"/>
        <w:autoSpaceDN w:val="0"/>
        <w:adjustRightInd w:val="0"/>
        <w:rPr>
          <w:rFonts w:ascii="Arial" w:hAnsi="Arial" w:cs="Arial"/>
          <w:color w:val="000000"/>
          <w:lang w:val="it-IT" w:eastAsia="it-IT"/>
        </w:rPr>
      </w:pPr>
      <w:ins w:id="641" w:author="Enrico Monte" w:date="2019-01-15T17:09:00Z">
        <w:r w:rsidRPr="00825B3D">
          <w:rPr>
            <w:rFonts w:ascii="Arial" w:hAnsi="Arial" w:cs="Arial"/>
            <w:b/>
            <w:bCs/>
            <w:color w:val="000000"/>
            <w:lang w:val="it-IT" w:eastAsia="it-IT"/>
          </w:rPr>
          <w:t xml:space="preserve">Visualizzazione </w:t>
        </w:r>
        <w:r>
          <w:rPr>
            <w:rFonts w:ascii="Arial" w:hAnsi="Arial" w:cs="Arial"/>
            <w:b/>
            <w:bCs/>
            <w:color w:val="000000"/>
            <w:lang w:val="it-IT" w:eastAsia="it-IT"/>
          </w:rPr>
          <w:t xml:space="preserve">stato </w:t>
        </w:r>
      </w:ins>
      <w:ins w:id="642" w:author="Enrico Monte" w:date="2019-01-15T17:10:00Z">
        <w:r>
          <w:rPr>
            <w:rFonts w:ascii="Arial" w:hAnsi="Arial" w:cs="Arial"/>
            <w:b/>
            <w:bCs/>
            <w:color w:val="000000"/>
            <w:lang w:val="it-IT" w:eastAsia="it-IT"/>
          </w:rPr>
          <w:t>città</w:t>
        </w:r>
      </w:ins>
      <w:ins w:id="643" w:author="Enrico Monte" w:date="2019-01-15T17:09:00Z">
        <w:r w:rsidRPr="00825B3D">
          <w:rPr>
            <w:rFonts w:ascii="Arial" w:hAnsi="Arial" w:cs="Arial"/>
            <w:b/>
            <w:bCs/>
            <w:color w:val="000000"/>
            <w:lang w:val="it-IT" w:eastAsia="it-IT"/>
          </w:rPr>
          <w:t xml:space="preserve">: </w:t>
        </w:r>
        <w:r w:rsidRPr="00051B2D">
          <w:rPr>
            <w:rFonts w:ascii="Arial" w:hAnsi="Arial" w:cs="Arial"/>
            <w:color w:val="000000"/>
            <w:lang w:val="it-IT" w:eastAsia="it-IT"/>
          </w:rPr>
          <w:t>Il gestore</w:t>
        </w:r>
      </w:ins>
      <w:ins w:id="644" w:author="Stefano Florio" w:date="2019-01-20T18:41:00Z">
        <w:r w:rsidR="00BB29E6">
          <w:rPr>
            <w:rFonts w:ascii="Arial" w:hAnsi="Arial" w:cs="Arial"/>
            <w:color w:val="000000"/>
            <w:lang w:val="it-IT" w:eastAsia="it-IT"/>
          </w:rPr>
          <w:t xml:space="preserve"> città</w:t>
        </w:r>
      </w:ins>
      <w:ins w:id="645" w:author="Enrico Monte" w:date="2019-01-15T17:09:00Z">
        <w:r w:rsidRPr="00825B3D">
          <w:rPr>
            <w:rFonts w:ascii="Arial" w:hAnsi="Arial" w:cs="Arial"/>
            <w:color w:val="000000"/>
            <w:lang w:val="it-IT" w:eastAsia="it-IT"/>
          </w:rPr>
          <w:t xml:space="preserve"> d</w:t>
        </w:r>
        <w:r w:rsidRPr="00051B2D">
          <w:rPr>
            <w:rFonts w:ascii="Arial" w:hAnsi="Arial" w:cs="Arial"/>
            <w:color w:val="000000"/>
            <w:lang w:val="it-IT" w:eastAsia="it-IT"/>
          </w:rPr>
          <w:t>eve essere in grado di</w:t>
        </w:r>
        <w:r w:rsidRPr="00825B3D">
          <w:rPr>
            <w:rFonts w:ascii="Arial" w:hAnsi="Arial" w:cs="Arial"/>
            <w:color w:val="000000"/>
            <w:lang w:val="it-IT" w:eastAsia="it-IT"/>
          </w:rPr>
          <w:t xml:space="preserve"> visualizzare</w:t>
        </w:r>
        <w:r w:rsidRPr="00051B2D">
          <w:rPr>
            <w:rFonts w:ascii="Arial" w:hAnsi="Arial" w:cs="Arial"/>
            <w:color w:val="000000"/>
            <w:lang w:val="it-IT" w:eastAsia="it-IT"/>
          </w:rPr>
          <w:t xml:space="preserve"> e monitorare</w:t>
        </w:r>
        <w:r w:rsidRPr="00825B3D">
          <w:rPr>
            <w:rFonts w:ascii="Arial" w:hAnsi="Arial" w:cs="Arial"/>
            <w:color w:val="000000"/>
            <w:lang w:val="it-IT" w:eastAsia="it-IT"/>
          </w:rPr>
          <w:t xml:space="preserve">, attraverso una dashboard, </w:t>
        </w:r>
        <w:r w:rsidRPr="00051B2D">
          <w:rPr>
            <w:rFonts w:ascii="Arial" w:hAnsi="Arial" w:cs="Arial"/>
            <w:color w:val="000000"/>
            <w:lang w:val="it-IT" w:eastAsia="it-IT"/>
          </w:rPr>
          <w:t xml:space="preserve">lo stato </w:t>
        </w:r>
      </w:ins>
      <w:ins w:id="646" w:author="Enrico Monte" w:date="2019-01-15T17:26:00Z">
        <w:r w:rsidR="00946B10">
          <w:rPr>
            <w:rFonts w:ascii="Arial" w:hAnsi="Arial" w:cs="Arial"/>
            <w:color w:val="000000"/>
            <w:lang w:val="it-IT" w:eastAsia="it-IT"/>
          </w:rPr>
          <w:t xml:space="preserve">della città </w:t>
        </w:r>
      </w:ins>
      <w:ins w:id="647" w:author="Enrico Monte" w:date="2019-01-15T17:09:00Z">
        <w:r w:rsidR="00946B10">
          <w:rPr>
            <w:rFonts w:ascii="Arial" w:hAnsi="Arial" w:cs="Arial"/>
            <w:color w:val="000000"/>
            <w:lang w:val="it-IT" w:eastAsia="it-IT"/>
          </w:rPr>
          <w:t>ad esso assegnat</w:t>
        </w:r>
      </w:ins>
      <w:ins w:id="648" w:author="Enrico Monte" w:date="2019-01-15T17:26:00Z">
        <w:r w:rsidR="00946B10">
          <w:rPr>
            <w:rFonts w:ascii="Arial" w:hAnsi="Arial" w:cs="Arial"/>
            <w:color w:val="000000"/>
            <w:lang w:val="it-IT" w:eastAsia="it-IT"/>
          </w:rPr>
          <w:t>a</w:t>
        </w:r>
      </w:ins>
      <w:ins w:id="649" w:author="Enrico Monte" w:date="2019-01-15T17:27:00Z">
        <w:r w:rsidR="00946B10">
          <w:rPr>
            <w:rFonts w:ascii="Arial" w:hAnsi="Arial" w:cs="Arial"/>
            <w:color w:val="000000"/>
            <w:lang w:val="it-IT" w:eastAsia="it-IT"/>
          </w:rPr>
          <w:t>,</w:t>
        </w:r>
      </w:ins>
      <w:ins w:id="650" w:author="Enrico Monte" w:date="2019-01-15T17:26:00Z">
        <w:r w:rsidR="00946B10">
          <w:rPr>
            <w:rFonts w:ascii="Arial" w:hAnsi="Arial" w:cs="Arial"/>
            <w:color w:val="000000"/>
            <w:lang w:val="it-IT" w:eastAsia="it-IT"/>
          </w:rPr>
          <w:t xml:space="preserve"> visualizzando per ogni</w:t>
        </w:r>
      </w:ins>
      <w:ins w:id="651" w:author="Enrico Monte" w:date="2019-01-15T17:27:00Z">
        <w:r w:rsidR="00946B10">
          <w:rPr>
            <w:rFonts w:ascii="Arial" w:hAnsi="Arial" w:cs="Arial"/>
            <w:color w:val="000000"/>
            <w:lang w:val="it-IT" w:eastAsia="it-IT"/>
          </w:rPr>
          <w:t xml:space="preserve"> zona apparte</w:t>
        </w:r>
      </w:ins>
      <w:ins w:id="652" w:author="Stefano Florio" w:date="2019-01-20T18:41:00Z">
        <w:r w:rsidR="00BB29E6">
          <w:rPr>
            <w:rFonts w:ascii="Arial" w:hAnsi="Arial" w:cs="Arial"/>
            <w:color w:val="000000"/>
            <w:lang w:val="it-IT" w:eastAsia="it-IT"/>
          </w:rPr>
          <w:t>ne</w:t>
        </w:r>
      </w:ins>
      <w:ins w:id="653" w:author="Enrico Monte" w:date="2019-01-15T17:27:00Z">
        <w:r w:rsidR="00946B10">
          <w:rPr>
            <w:rFonts w:ascii="Arial" w:hAnsi="Arial" w:cs="Arial"/>
            <w:color w:val="000000"/>
            <w:lang w:val="it-IT" w:eastAsia="it-IT"/>
          </w:rPr>
          <w:t>nte ad essa, il relativo livello di allerta(colore)</w:t>
        </w:r>
      </w:ins>
      <w:ins w:id="654" w:author="Enrico Monte" w:date="2019-01-15T17:28:00Z">
        <w:r w:rsidR="00D30C07">
          <w:rPr>
            <w:rFonts w:ascii="Arial" w:hAnsi="Arial" w:cs="Arial"/>
            <w:color w:val="000000"/>
            <w:lang w:val="it-IT" w:eastAsia="it-IT"/>
          </w:rPr>
          <w:t>.</w:t>
        </w:r>
      </w:ins>
    </w:p>
    <w:p w:rsidR="006A40C8" w:rsidRPr="00CA1F25" w:rsidRDefault="006A40C8" w:rsidP="006A40C8">
      <w:pPr>
        <w:widowControl w:val="0"/>
        <w:numPr>
          <w:ilvl w:val="0"/>
          <w:numId w:val="37"/>
        </w:numPr>
        <w:shd w:val="clear" w:color="auto" w:fill="FFFFFF"/>
        <w:autoSpaceDE w:val="0"/>
        <w:autoSpaceDN w:val="0"/>
        <w:adjustRightInd w:val="0"/>
        <w:rPr>
          <w:rFonts w:ascii="Arial" w:hAnsi="Arial" w:cs="Arial"/>
          <w:lang w:val="it-IT"/>
        </w:rPr>
      </w:pPr>
      <w:r w:rsidRPr="00CA1F25">
        <w:rPr>
          <w:rFonts w:ascii="Arial" w:hAnsi="Arial" w:cs="Arial"/>
          <w:b/>
          <w:lang w:val="it-IT"/>
        </w:rPr>
        <w:t xml:space="preserve">Visualizzazione </w:t>
      </w:r>
      <w:r w:rsidR="00702B04">
        <w:rPr>
          <w:rFonts w:ascii="Arial" w:hAnsi="Arial" w:cs="Arial"/>
          <w:b/>
          <w:lang w:val="it-IT"/>
        </w:rPr>
        <w:t>s</w:t>
      </w:r>
      <w:r w:rsidRPr="00CA1F25">
        <w:rPr>
          <w:rFonts w:ascii="Arial" w:hAnsi="Arial" w:cs="Arial"/>
          <w:b/>
          <w:lang w:val="it-IT"/>
        </w:rPr>
        <w:t>ensori</w:t>
      </w:r>
      <w:r w:rsidRPr="00CA1F25">
        <w:rPr>
          <w:rFonts w:ascii="Arial" w:hAnsi="Arial" w:cs="Arial"/>
          <w:lang w:val="it-IT"/>
        </w:rPr>
        <w:t>: Il gestore edificio selezionando una stanza deve essere in grado di visualizzare tutti i sensori presenti in quella stanza con</w:t>
      </w:r>
      <w:ins w:id="655" w:author="Enrico Monte" w:date="2019-01-19T15:26:00Z">
        <w:r w:rsidR="00E949F3">
          <w:rPr>
            <w:rFonts w:ascii="Arial" w:hAnsi="Arial" w:cs="Arial"/>
            <w:lang w:val="it-IT"/>
          </w:rPr>
          <w:t xml:space="preserve">: codice, tipo, </w:t>
        </w:r>
      </w:ins>
      <w:del w:id="656" w:author="Enrico Monte" w:date="2019-01-19T15:26:00Z">
        <w:r w:rsidRPr="00CA1F25" w:rsidDel="00E949F3">
          <w:rPr>
            <w:rFonts w:ascii="Arial" w:hAnsi="Arial" w:cs="Arial"/>
            <w:lang w:val="it-IT"/>
          </w:rPr>
          <w:delText xml:space="preserve"> </w:delText>
        </w:r>
      </w:del>
      <w:r w:rsidRPr="00CA1F25">
        <w:rPr>
          <w:rFonts w:ascii="Arial" w:hAnsi="Arial" w:cs="Arial"/>
          <w:lang w:val="it-IT"/>
        </w:rPr>
        <w:t>le relative variabili ambientali rilevate</w:t>
      </w:r>
      <w:ins w:id="657" w:author="Enrico Monte" w:date="2019-01-19T15:26:00Z">
        <w:r w:rsidR="00E949F3">
          <w:rPr>
            <w:rFonts w:ascii="Arial" w:hAnsi="Arial" w:cs="Arial"/>
            <w:lang w:val="it-IT"/>
          </w:rPr>
          <w:t>,</w:t>
        </w:r>
      </w:ins>
      <w:ins w:id="658" w:author="Enrico Monte" w:date="2019-01-19T15:25:00Z">
        <w:r w:rsidR="00E949F3">
          <w:rPr>
            <w:rFonts w:ascii="Arial" w:hAnsi="Arial" w:cs="Arial"/>
            <w:lang w:val="it-IT"/>
          </w:rPr>
          <w:t xml:space="preserve"> e il loro stato</w:t>
        </w:r>
      </w:ins>
      <w:ins w:id="659" w:author="Stefano Florio" w:date="2019-01-20T18:42:00Z">
        <w:r w:rsidR="00BB29E6">
          <w:rPr>
            <w:rFonts w:ascii="Arial" w:hAnsi="Arial" w:cs="Arial"/>
            <w:lang w:val="it-IT"/>
          </w:rPr>
          <w:t>; inoltre</w:t>
        </w:r>
      </w:ins>
      <w:del w:id="660" w:author="Stefano Florio" w:date="2019-01-20T18:42:00Z">
        <w:r w:rsidRPr="00CA1F25" w:rsidDel="00BB29E6">
          <w:rPr>
            <w:rFonts w:ascii="Arial" w:hAnsi="Arial" w:cs="Arial"/>
            <w:lang w:val="it-IT"/>
          </w:rPr>
          <w:delText>.</w:delText>
        </w:r>
      </w:del>
      <w:ins w:id="661" w:author="Enrico Monte" w:date="2019-01-15T17:29:00Z">
        <w:del w:id="662" w:author="Stefano Florio" w:date="2019-01-20T18:42:00Z">
          <w:r w:rsidR="00D30C07" w:rsidDel="00BB29E6">
            <w:rPr>
              <w:rFonts w:ascii="Arial" w:hAnsi="Arial" w:cs="Arial"/>
              <w:lang w:val="it-IT"/>
            </w:rPr>
            <w:delText xml:space="preserve"> E</w:delText>
          </w:r>
        </w:del>
        <w:r w:rsidR="00D30C07">
          <w:rPr>
            <w:rFonts w:ascii="Arial" w:hAnsi="Arial" w:cs="Arial"/>
            <w:lang w:val="it-IT"/>
          </w:rPr>
          <w:t xml:space="preserve"> deve poter capire quale sensore </w:t>
        </w:r>
      </w:ins>
      <w:ins w:id="663" w:author="Enrico Monte" w:date="2019-01-15T17:30:00Z">
        <w:r w:rsidR="00D30C07">
          <w:rPr>
            <w:rFonts w:ascii="Arial" w:hAnsi="Arial" w:cs="Arial"/>
            <w:lang w:val="it-IT"/>
          </w:rPr>
          <w:t>è causa di</w:t>
        </w:r>
      </w:ins>
      <w:ins w:id="664" w:author="Enrico Monte" w:date="2019-01-15T17:29:00Z">
        <w:r w:rsidR="00D30C07">
          <w:rPr>
            <w:rFonts w:ascii="Arial" w:hAnsi="Arial" w:cs="Arial"/>
            <w:lang w:val="it-IT"/>
          </w:rPr>
          <w:t xml:space="preserve"> un</w:t>
        </w:r>
      </w:ins>
      <w:ins w:id="665" w:author="Enrico Monte" w:date="2019-01-15T17:30:00Z">
        <w:r w:rsidR="00D30C07">
          <w:rPr>
            <w:rFonts w:ascii="Arial" w:hAnsi="Arial" w:cs="Arial"/>
            <w:lang w:val="it-IT"/>
          </w:rPr>
          <w:t>’</w:t>
        </w:r>
      </w:ins>
      <w:ins w:id="666" w:author="Enrico Monte" w:date="2019-01-15T17:29:00Z">
        <w:r w:rsidR="00D30C07">
          <w:rPr>
            <w:rFonts w:ascii="Arial" w:hAnsi="Arial" w:cs="Arial"/>
            <w:lang w:val="it-IT"/>
          </w:rPr>
          <w:t>anomalia o malfunzionamento</w:t>
        </w:r>
      </w:ins>
      <w:ins w:id="667" w:author="Stefano Florio" w:date="2019-01-20T18:42:00Z">
        <w:r w:rsidR="00BB29E6">
          <w:rPr>
            <w:rFonts w:ascii="Arial" w:hAnsi="Arial" w:cs="Arial"/>
            <w:lang w:val="it-IT"/>
          </w:rPr>
          <w:t>.</w:t>
        </w:r>
      </w:ins>
    </w:p>
    <w:p w:rsidR="006A40C8" w:rsidRDefault="006A40C8" w:rsidP="006A40C8">
      <w:pPr>
        <w:widowControl w:val="0"/>
        <w:numPr>
          <w:ilvl w:val="0"/>
          <w:numId w:val="37"/>
        </w:numPr>
        <w:shd w:val="clear" w:color="auto" w:fill="FFFFFF"/>
        <w:autoSpaceDE w:val="0"/>
        <w:autoSpaceDN w:val="0"/>
        <w:adjustRightInd w:val="0"/>
        <w:rPr>
          <w:ins w:id="668" w:author="Enrico Monte" w:date="2019-01-19T15:35:00Z"/>
          <w:rFonts w:ascii="Arial" w:hAnsi="Arial" w:cs="Arial"/>
          <w:lang w:val="it-IT"/>
        </w:rPr>
      </w:pPr>
      <w:r w:rsidRPr="00CA1F25">
        <w:rPr>
          <w:rFonts w:ascii="Arial" w:hAnsi="Arial" w:cs="Arial"/>
          <w:b/>
          <w:lang w:val="it-IT"/>
        </w:rPr>
        <w:t>Visualizzazione valori</w:t>
      </w:r>
      <w:ins w:id="669" w:author="Enrico Monte" w:date="2019-01-15T17:30:00Z">
        <w:r w:rsidR="00D30C07">
          <w:rPr>
            <w:rFonts w:ascii="Arial" w:hAnsi="Arial" w:cs="Arial"/>
            <w:b/>
            <w:lang w:val="it-IT"/>
          </w:rPr>
          <w:t xml:space="preserve"> medi</w:t>
        </w:r>
      </w:ins>
      <w:r w:rsidRPr="00CA1F25">
        <w:rPr>
          <w:rFonts w:ascii="Arial" w:hAnsi="Arial" w:cs="Arial"/>
          <w:lang w:val="it-IT"/>
        </w:rPr>
        <w:t xml:space="preserve">: </w:t>
      </w:r>
      <w:ins w:id="670" w:author="Stefano Florio" w:date="2019-01-20T18:42:00Z">
        <w:r w:rsidR="00BB29E6">
          <w:rPr>
            <w:rFonts w:ascii="Arial" w:hAnsi="Arial" w:cs="Arial"/>
            <w:lang w:val="it-IT"/>
          </w:rPr>
          <w:t>I</w:t>
        </w:r>
      </w:ins>
      <w:del w:id="671" w:author="Stefano Florio" w:date="2019-01-20T18:42:00Z">
        <w:r w:rsidRPr="00CA1F25" w:rsidDel="00BB29E6">
          <w:rPr>
            <w:rFonts w:ascii="Arial" w:hAnsi="Arial" w:cs="Arial"/>
            <w:lang w:val="it-IT"/>
          </w:rPr>
          <w:delText>i</w:delText>
        </w:r>
      </w:del>
      <w:r w:rsidRPr="00CA1F25">
        <w:rPr>
          <w:rFonts w:ascii="Arial" w:hAnsi="Arial" w:cs="Arial"/>
          <w:lang w:val="it-IT"/>
        </w:rPr>
        <w:t>l gestore deve essere in grado di visualizzare per ogni area ad esso assegnata i valori medi di tutte le variabili ambientali rilevate</w:t>
      </w:r>
      <w:ins w:id="672" w:author="Enrico Monte" w:date="2019-01-15T17:30:00Z">
        <w:r w:rsidR="00D30C07">
          <w:rPr>
            <w:rFonts w:ascii="Arial" w:hAnsi="Arial" w:cs="Arial"/>
            <w:lang w:val="it-IT"/>
          </w:rPr>
          <w:t>(temperatura, pressione, luminosità,</w:t>
        </w:r>
      </w:ins>
      <w:ins w:id="673" w:author="Enrico Monte" w:date="2019-01-15T17:31:00Z">
        <w:r w:rsidR="00D30C07">
          <w:rPr>
            <w:rFonts w:ascii="Arial" w:hAnsi="Arial" w:cs="Arial"/>
            <w:lang w:val="it-IT"/>
          </w:rPr>
          <w:t xml:space="preserve"> </w:t>
        </w:r>
      </w:ins>
      <w:ins w:id="674" w:author="Enrico Monte" w:date="2019-01-15T17:30:00Z">
        <w:r w:rsidR="00D30C07">
          <w:rPr>
            <w:rFonts w:ascii="Arial" w:hAnsi="Arial" w:cs="Arial"/>
            <w:lang w:val="it-IT"/>
          </w:rPr>
          <w:t>umidità)</w:t>
        </w:r>
      </w:ins>
      <w:del w:id="675" w:author="Enrico Monte" w:date="2019-01-15T17:30:00Z">
        <w:r w:rsidR="00711365" w:rsidDel="00D30C07">
          <w:rPr>
            <w:rFonts w:ascii="Arial" w:hAnsi="Arial" w:cs="Arial"/>
            <w:lang w:val="it-IT"/>
          </w:rPr>
          <w:delText xml:space="preserve"> e lo stato di funzionamento dei sensori</w:delText>
        </w:r>
      </w:del>
      <w:r w:rsidRPr="00CA1F25">
        <w:rPr>
          <w:rFonts w:ascii="Arial" w:hAnsi="Arial" w:cs="Arial"/>
          <w:lang w:val="it-IT"/>
        </w:rPr>
        <w:t>.</w:t>
      </w:r>
    </w:p>
    <w:p w:rsidR="00BF218F" w:rsidRDefault="00BF218F" w:rsidP="006A40C8">
      <w:pPr>
        <w:widowControl w:val="0"/>
        <w:numPr>
          <w:ilvl w:val="0"/>
          <w:numId w:val="37"/>
        </w:numPr>
        <w:shd w:val="clear" w:color="auto" w:fill="FFFFFF"/>
        <w:autoSpaceDE w:val="0"/>
        <w:autoSpaceDN w:val="0"/>
        <w:adjustRightInd w:val="0"/>
        <w:rPr>
          <w:ins w:id="676" w:author="Stefano Florio" w:date="2019-01-20T18:40:00Z"/>
          <w:rFonts w:ascii="Arial" w:hAnsi="Arial" w:cs="Arial"/>
          <w:lang w:val="it-IT"/>
        </w:rPr>
      </w:pPr>
      <w:ins w:id="677" w:author="Enrico Monte" w:date="2019-01-19T15:35:00Z">
        <w:r>
          <w:rPr>
            <w:rFonts w:ascii="Arial" w:hAnsi="Arial" w:cs="Arial"/>
            <w:b/>
            <w:lang w:val="it-IT"/>
          </w:rPr>
          <w:t>Visualizzazione pericol</w:t>
        </w:r>
        <w:r w:rsidR="00E94EB8">
          <w:rPr>
            <w:rFonts w:ascii="Arial" w:hAnsi="Arial" w:cs="Arial"/>
            <w:b/>
            <w:lang w:val="it-IT"/>
          </w:rPr>
          <w:t>o</w:t>
        </w:r>
        <w:r w:rsidR="00E94EB8" w:rsidRPr="00E94EB8">
          <w:rPr>
            <w:rFonts w:ascii="Arial" w:hAnsi="Arial" w:cs="Arial"/>
            <w:lang w:val="it-IT"/>
            <w:rPrChange w:id="678" w:author="Enrico Monte" w:date="2019-01-19T15:35:00Z">
              <w:rPr>
                <w:rFonts w:ascii="Arial" w:hAnsi="Arial" w:cs="Arial"/>
                <w:b/>
                <w:lang w:val="it-IT"/>
              </w:rPr>
            </w:rPrChange>
          </w:rPr>
          <w:t>:</w:t>
        </w:r>
        <w:r w:rsidR="00E94EB8">
          <w:rPr>
            <w:rFonts w:ascii="Arial" w:hAnsi="Arial" w:cs="Arial"/>
            <w:lang w:val="it-IT"/>
          </w:rPr>
          <w:t xml:space="preserve"> </w:t>
        </w:r>
      </w:ins>
      <w:ins w:id="679" w:author="Enrico Monte" w:date="2019-01-19T15:36:00Z">
        <w:r w:rsidR="00E94EB8">
          <w:rPr>
            <w:rFonts w:ascii="Arial" w:hAnsi="Arial" w:cs="Arial"/>
            <w:lang w:val="it-IT"/>
          </w:rPr>
          <w:t>In caso di situazioni di peric</w:t>
        </w:r>
      </w:ins>
      <w:ins w:id="680" w:author="Enrico Monte" w:date="2019-01-19T15:37:00Z">
        <w:r w:rsidR="00E94EB8">
          <w:rPr>
            <w:rFonts w:ascii="Arial" w:hAnsi="Arial" w:cs="Arial"/>
            <w:lang w:val="it-IT"/>
          </w:rPr>
          <w:t>olo i</w:t>
        </w:r>
      </w:ins>
      <w:ins w:id="681" w:author="Enrico Monte" w:date="2019-01-19T15:36:00Z">
        <w:r w:rsidR="00E94EB8">
          <w:rPr>
            <w:rFonts w:ascii="Arial" w:hAnsi="Arial" w:cs="Arial"/>
            <w:lang w:val="it-IT"/>
          </w:rPr>
          <w:t xml:space="preserve">l gestore deve essere in grado di visualizzare </w:t>
        </w:r>
      </w:ins>
      <w:ins w:id="682" w:author="Enrico Monte" w:date="2019-01-19T15:37:00Z">
        <w:r w:rsidR="00E94EB8">
          <w:rPr>
            <w:rFonts w:ascii="Arial" w:hAnsi="Arial" w:cs="Arial"/>
            <w:lang w:val="it-IT"/>
          </w:rPr>
          <w:t>una schermata con</w:t>
        </w:r>
      </w:ins>
      <w:ins w:id="683" w:author="Enrico Monte" w:date="2019-01-19T15:38:00Z">
        <w:r w:rsidR="00E94EB8">
          <w:rPr>
            <w:rFonts w:ascii="Arial" w:hAnsi="Arial" w:cs="Arial"/>
            <w:lang w:val="it-IT"/>
          </w:rPr>
          <w:t>tenente</w:t>
        </w:r>
      </w:ins>
      <w:ins w:id="684" w:author="Enrico Monte" w:date="2019-01-19T15:37:00Z">
        <w:r w:rsidR="00E94EB8">
          <w:rPr>
            <w:rFonts w:ascii="Arial" w:hAnsi="Arial" w:cs="Arial"/>
            <w:lang w:val="it-IT"/>
          </w:rPr>
          <w:t xml:space="preserve"> </w:t>
        </w:r>
      </w:ins>
      <w:ins w:id="685" w:author="Enrico Monte" w:date="2019-01-19T15:42:00Z">
        <w:r w:rsidR="00E94EB8">
          <w:rPr>
            <w:rFonts w:ascii="Arial" w:hAnsi="Arial" w:cs="Arial"/>
            <w:lang w:val="it-IT"/>
          </w:rPr>
          <w:t>solo</w:t>
        </w:r>
      </w:ins>
      <w:ins w:id="686" w:author="Enrico Monte" w:date="2019-01-19T15:37:00Z">
        <w:r w:rsidR="00E94EB8">
          <w:rPr>
            <w:rFonts w:ascii="Arial" w:hAnsi="Arial" w:cs="Arial"/>
            <w:lang w:val="it-IT"/>
          </w:rPr>
          <w:t xml:space="preserve"> le stanze “in pericolo”</w:t>
        </w:r>
      </w:ins>
      <w:ins w:id="687" w:author="Enrico Monte" w:date="2019-01-19T15:38:00Z">
        <w:r w:rsidR="00E94EB8">
          <w:rPr>
            <w:rFonts w:ascii="Arial" w:hAnsi="Arial" w:cs="Arial"/>
            <w:lang w:val="it-IT"/>
          </w:rPr>
          <w:t xml:space="preserve"> e focalizzarsi su di esse</w:t>
        </w:r>
      </w:ins>
      <w:ins w:id="688" w:author="Enrico Monte" w:date="2019-01-19T15:39:00Z">
        <w:r w:rsidR="00E94EB8">
          <w:rPr>
            <w:rFonts w:ascii="Arial" w:hAnsi="Arial" w:cs="Arial"/>
            <w:lang w:val="it-IT"/>
          </w:rPr>
          <w:t>.</w:t>
        </w:r>
      </w:ins>
    </w:p>
    <w:p w:rsidR="00BB29E6" w:rsidRDefault="00BB29E6" w:rsidP="006A40C8">
      <w:pPr>
        <w:widowControl w:val="0"/>
        <w:numPr>
          <w:ilvl w:val="0"/>
          <w:numId w:val="37"/>
        </w:numPr>
        <w:shd w:val="clear" w:color="auto" w:fill="FFFFFF"/>
        <w:autoSpaceDE w:val="0"/>
        <w:autoSpaceDN w:val="0"/>
        <w:adjustRightInd w:val="0"/>
        <w:rPr>
          <w:rFonts w:ascii="Arial" w:hAnsi="Arial" w:cs="Arial"/>
          <w:lang w:val="it-IT"/>
        </w:rPr>
      </w:pPr>
      <w:ins w:id="689" w:author="Stefano Florio" w:date="2019-01-20T18:40:00Z">
        <w:r>
          <w:rPr>
            <w:rFonts w:ascii="Arial" w:hAnsi="Arial" w:cs="Arial"/>
            <w:b/>
            <w:lang w:val="it-IT"/>
          </w:rPr>
          <w:t xml:space="preserve">Presentazione della GUI </w:t>
        </w:r>
        <w:r>
          <w:rPr>
            <w:rFonts w:ascii="Arial" w:hAnsi="Arial" w:cs="Arial"/>
            <w:b/>
            <w:lang w:val="it-IT"/>
          </w:rPr>
          <w:fldChar w:fldCharType="begin"/>
        </w:r>
        <w:r>
          <w:rPr>
            <w:rFonts w:ascii="Arial" w:hAnsi="Arial" w:cs="Arial"/>
            <w:b/>
            <w:lang w:val="it-IT"/>
          </w:rPr>
          <w:instrText xml:space="preserve"> HYPERLINK "GUI%20Requirements.pptx" </w:instrText>
        </w:r>
        <w:r>
          <w:rPr>
            <w:rFonts w:ascii="Arial" w:hAnsi="Arial" w:cs="Arial"/>
            <w:b/>
            <w:lang w:val="it-IT"/>
          </w:rPr>
          <w:fldChar w:fldCharType="separate"/>
        </w:r>
        <w:r w:rsidRPr="00BB29E6">
          <w:rPr>
            <w:rStyle w:val="Collegamentoipertestuale"/>
            <w:rFonts w:ascii="Arial" w:hAnsi="Arial" w:cs="Arial"/>
            <w:b/>
            <w:lang w:val="it-IT"/>
          </w:rPr>
          <w:t>(collegamento al ppt)</w:t>
        </w:r>
        <w:r>
          <w:rPr>
            <w:rFonts w:ascii="Arial" w:hAnsi="Arial" w:cs="Arial"/>
            <w:b/>
            <w:lang w:val="it-IT"/>
          </w:rPr>
          <w:fldChar w:fldCharType="end"/>
        </w:r>
      </w:ins>
    </w:p>
    <w:p w:rsidR="006A40C8" w:rsidRPr="00CA1F25" w:rsidRDefault="006A40C8" w:rsidP="006A40C8">
      <w:pPr>
        <w:widowControl w:val="0"/>
        <w:shd w:val="clear" w:color="auto" w:fill="FFFFFF"/>
        <w:autoSpaceDE w:val="0"/>
        <w:autoSpaceDN w:val="0"/>
        <w:adjustRightInd w:val="0"/>
        <w:ind w:left="720"/>
        <w:rPr>
          <w:rFonts w:ascii="Arial" w:hAnsi="Arial" w:cs="Arial"/>
          <w:lang w:val="it-IT"/>
        </w:rPr>
      </w:pPr>
    </w:p>
    <w:p w:rsidR="000157E0" w:rsidRPr="006A40C8" w:rsidRDefault="000157E0" w:rsidP="00D13962">
      <w:pPr>
        <w:pStyle w:val="Titolo"/>
        <w:spacing w:after="0"/>
        <w:jc w:val="both"/>
        <w:rPr>
          <w:rFonts w:ascii="Arial" w:hAnsi="Arial" w:cs="Arial"/>
          <w:color w:val="auto"/>
          <w:spacing w:val="0"/>
          <w:kern w:val="0"/>
          <w:sz w:val="24"/>
          <w:szCs w:val="24"/>
          <w:lang w:val="it-IT"/>
        </w:rPr>
      </w:pPr>
    </w:p>
    <w:p w:rsidR="00EC7A0C" w:rsidRPr="005A0A8B" w:rsidRDefault="00EC7A0C" w:rsidP="00D13962">
      <w:pPr>
        <w:pStyle w:val="Titolo"/>
        <w:spacing w:after="0"/>
        <w:jc w:val="both"/>
        <w:rPr>
          <w:rFonts w:ascii="Arial" w:hAnsi="Arial" w:cs="Arial"/>
          <w:color w:val="4F81BD" w:themeColor="accent1"/>
          <w:spacing w:val="0"/>
          <w:kern w:val="0"/>
          <w:sz w:val="24"/>
          <w:szCs w:val="24"/>
          <w:lang w:val="it-IT"/>
        </w:rPr>
      </w:pPr>
      <w:r w:rsidRPr="005A0A8B">
        <w:rPr>
          <w:rFonts w:ascii="Arial" w:hAnsi="Arial" w:cs="Arial"/>
          <w:color w:val="4F81BD" w:themeColor="accent1"/>
          <w:spacing w:val="0"/>
          <w:kern w:val="0"/>
          <w:sz w:val="24"/>
          <w:szCs w:val="24"/>
          <w:lang w:val="it-IT"/>
        </w:rPr>
        <w:t xml:space="preserve">A1.2 Business </w:t>
      </w:r>
      <w:proofErr w:type="spellStart"/>
      <w:r w:rsidRPr="005A0A8B">
        <w:rPr>
          <w:rFonts w:ascii="Arial" w:hAnsi="Arial" w:cs="Arial"/>
          <w:color w:val="4F81BD" w:themeColor="accent1"/>
          <w:spacing w:val="0"/>
          <w:kern w:val="0"/>
          <w:sz w:val="24"/>
          <w:szCs w:val="24"/>
          <w:lang w:val="it-IT"/>
        </w:rPr>
        <w:t>Logic</w:t>
      </w:r>
      <w:proofErr w:type="spellEnd"/>
      <w:r w:rsidRPr="005A0A8B">
        <w:rPr>
          <w:rFonts w:ascii="Arial" w:hAnsi="Arial" w:cs="Arial"/>
          <w:color w:val="4F81BD" w:themeColor="accent1"/>
          <w:spacing w:val="0"/>
          <w:kern w:val="0"/>
          <w:sz w:val="24"/>
          <w:szCs w:val="24"/>
          <w:lang w:val="it-IT"/>
        </w:rPr>
        <w:t xml:space="preserve"> </w:t>
      </w:r>
      <w:proofErr w:type="spellStart"/>
      <w:r w:rsidRPr="005A0A8B">
        <w:rPr>
          <w:rFonts w:ascii="Arial" w:hAnsi="Arial" w:cs="Arial"/>
          <w:color w:val="4F81BD" w:themeColor="accent1"/>
          <w:spacing w:val="0"/>
          <w:kern w:val="0"/>
          <w:sz w:val="24"/>
          <w:szCs w:val="24"/>
          <w:lang w:val="it-IT"/>
        </w:rPr>
        <w:t>Requirements</w:t>
      </w:r>
      <w:proofErr w:type="spellEnd"/>
    </w:p>
    <w:p w:rsidR="009462A9" w:rsidRPr="009462A9" w:rsidRDefault="00D444AE" w:rsidP="006A40C8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ins w:id="690" w:author="Enrico Monte" w:date="2019-01-15T17:46:00Z"/>
          <w:rFonts w:ascii="Arial" w:hAnsi="Arial" w:cs="Arial"/>
          <w:lang w:val="it-IT"/>
          <w:rPrChange w:id="691" w:author="Enrico Monte" w:date="2019-01-15T17:46:00Z">
            <w:rPr>
              <w:ins w:id="692" w:author="Enrico Monte" w:date="2019-01-15T17:46:00Z"/>
              <w:rFonts w:ascii="Arial" w:hAnsi="Arial" w:cs="Arial"/>
              <w:b/>
              <w:lang w:val="it-IT"/>
            </w:rPr>
          </w:rPrChange>
        </w:rPr>
      </w:pPr>
      <w:ins w:id="693" w:author="Enrico Monte" w:date="2019-01-15T17:48:00Z">
        <w:r w:rsidRPr="0027072C">
          <w:rPr>
            <w:rFonts w:ascii="Arial" w:hAnsi="Arial" w:cs="Arial"/>
            <w:b/>
            <w:lang w:val="it-IT"/>
            <w:rPrChange w:id="694" w:author="Enrico Monte" w:date="2019-01-19T16:22:00Z">
              <w:rPr>
                <w:rFonts w:ascii="Arial" w:hAnsi="Arial" w:cs="Arial"/>
                <w:lang w:val="it-IT"/>
              </w:rPr>
            </w:rPrChange>
          </w:rPr>
          <w:t>Invio dati</w:t>
        </w:r>
        <w:r>
          <w:rPr>
            <w:rFonts w:ascii="Arial" w:hAnsi="Arial" w:cs="Arial"/>
            <w:lang w:val="it-IT"/>
          </w:rPr>
          <w:t xml:space="preserve">: </w:t>
        </w:r>
      </w:ins>
      <w:ins w:id="695" w:author="Enrico Monte" w:date="2019-01-15T17:47:00Z">
        <w:r w:rsidRPr="00CA1F25">
          <w:rPr>
            <w:rFonts w:ascii="Arial" w:hAnsi="Arial" w:cs="Arial"/>
            <w:lang w:val="it-IT"/>
          </w:rPr>
          <w:t xml:space="preserve">Il </w:t>
        </w:r>
        <w:r>
          <w:rPr>
            <w:rFonts w:ascii="Arial" w:hAnsi="Arial" w:cs="Arial"/>
            <w:lang w:val="it-IT"/>
          </w:rPr>
          <w:t>s</w:t>
        </w:r>
        <w:r w:rsidRPr="00CA1F25">
          <w:rPr>
            <w:rFonts w:ascii="Arial" w:hAnsi="Arial" w:cs="Arial"/>
            <w:lang w:val="it-IT"/>
          </w:rPr>
          <w:t>istema deve ricevere i dati dai sensori</w:t>
        </w:r>
      </w:ins>
      <w:ins w:id="696" w:author="Enrico Monte" w:date="2019-01-15T17:48:00Z">
        <w:r>
          <w:rPr>
            <w:rFonts w:ascii="Arial" w:hAnsi="Arial" w:cs="Arial"/>
            <w:lang w:val="it-IT"/>
          </w:rPr>
          <w:t xml:space="preserve"> a</w:t>
        </w:r>
      </w:ins>
      <w:ins w:id="697" w:author="Enrico Monte" w:date="2019-01-15T18:01:00Z">
        <w:r w:rsidR="00D96583">
          <w:rPr>
            <w:rFonts w:ascii="Arial" w:hAnsi="Arial" w:cs="Arial"/>
            <w:lang w:val="it-IT"/>
          </w:rPr>
          <w:t>d</w:t>
        </w:r>
      </w:ins>
      <w:ins w:id="698" w:author="Enrico Monte" w:date="2019-01-15T17:48:00Z">
        <w:r>
          <w:rPr>
            <w:rFonts w:ascii="Arial" w:hAnsi="Arial" w:cs="Arial"/>
            <w:lang w:val="it-IT"/>
          </w:rPr>
          <w:t xml:space="preserve"> intervalli regolari</w:t>
        </w:r>
      </w:ins>
      <w:ins w:id="699" w:author="Enrico Monte" w:date="2019-01-15T17:47:00Z">
        <w:r w:rsidRPr="00CA1F25">
          <w:rPr>
            <w:rFonts w:ascii="Arial" w:hAnsi="Arial" w:cs="Arial"/>
            <w:lang w:val="it-IT"/>
          </w:rPr>
          <w:t xml:space="preserve"> ed essere in grado di elaborarli rilevando anomalie o malfunzionamenti</w:t>
        </w:r>
      </w:ins>
      <w:ins w:id="700" w:author="Enrico Monte" w:date="2019-01-15T17:49:00Z">
        <w:r>
          <w:rPr>
            <w:rFonts w:ascii="Arial" w:hAnsi="Arial" w:cs="Arial"/>
            <w:lang w:val="it-IT"/>
          </w:rPr>
          <w:t>. Questi dati sono composti da: identificativo</w:t>
        </w:r>
      </w:ins>
      <w:ins w:id="701" w:author="Enrico Monte" w:date="2019-01-15T17:52:00Z">
        <w:r>
          <w:rPr>
            <w:rFonts w:ascii="Arial" w:hAnsi="Arial" w:cs="Arial"/>
            <w:lang w:val="it-IT"/>
          </w:rPr>
          <w:t xml:space="preserve"> del</w:t>
        </w:r>
      </w:ins>
      <w:ins w:id="702" w:author="Enrico Monte" w:date="2019-01-15T17:49:00Z">
        <w:r>
          <w:rPr>
            <w:rFonts w:ascii="Arial" w:hAnsi="Arial" w:cs="Arial"/>
            <w:lang w:val="it-IT"/>
          </w:rPr>
          <w:t xml:space="preserve"> sensore,</w:t>
        </w:r>
      </w:ins>
      <w:ins w:id="703" w:author="Enrico Monte" w:date="2019-01-15T17:52:00Z">
        <w:r>
          <w:rPr>
            <w:rFonts w:ascii="Arial" w:hAnsi="Arial" w:cs="Arial"/>
            <w:lang w:val="it-IT"/>
          </w:rPr>
          <w:t xml:space="preserve"> identificativo della</w:t>
        </w:r>
      </w:ins>
      <w:ins w:id="704" w:author="Enrico Monte" w:date="2019-01-15T17:49:00Z">
        <w:r>
          <w:rPr>
            <w:rFonts w:ascii="Arial" w:hAnsi="Arial" w:cs="Arial"/>
            <w:lang w:val="it-IT"/>
          </w:rPr>
          <w:t xml:space="preserve"> stanza nella quale</w:t>
        </w:r>
      </w:ins>
      <w:ins w:id="705" w:author="Enrico Monte" w:date="2019-01-15T17:52:00Z">
        <w:r>
          <w:rPr>
            <w:rFonts w:ascii="Arial" w:hAnsi="Arial" w:cs="Arial"/>
            <w:lang w:val="it-IT"/>
          </w:rPr>
          <w:t xml:space="preserve"> è inserito, stato del sensore, </w:t>
        </w:r>
      </w:ins>
      <w:ins w:id="706" w:author="Enrico Monte" w:date="2019-01-15T17:58:00Z">
        <w:r w:rsidR="00D96583">
          <w:rPr>
            <w:rFonts w:ascii="Arial" w:hAnsi="Arial" w:cs="Arial"/>
            <w:lang w:val="it-IT"/>
          </w:rPr>
          <w:t>valore ambientale rilevato.</w:t>
        </w:r>
      </w:ins>
      <w:ins w:id="707" w:author="Enrico Monte" w:date="2019-01-15T17:49:00Z">
        <w:r>
          <w:rPr>
            <w:rFonts w:ascii="Arial" w:hAnsi="Arial" w:cs="Arial"/>
            <w:lang w:val="it-IT"/>
          </w:rPr>
          <w:t xml:space="preserve"> </w:t>
        </w:r>
      </w:ins>
    </w:p>
    <w:p w:rsidR="006A40C8" w:rsidRPr="00CA1F25" w:rsidRDefault="006A40C8" w:rsidP="006A40C8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rFonts w:ascii="Arial" w:hAnsi="Arial" w:cs="Arial"/>
          <w:lang w:val="it-IT"/>
        </w:rPr>
      </w:pPr>
      <w:r w:rsidRPr="00CA1F25">
        <w:rPr>
          <w:rFonts w:ascii="Arial" w:hAnsi="Arial" w:cs="Arial"/>
          <w:b/>
          <w:lang w:val="it-IT"/>
        </w:rPr>
        <w:t>Calcolo priorità</w:t>
      </w:r>
      <w:r w:rsidR="00711365">
        <w:rPr>
          <w:rFonts w:ascii="Arial" w:hAnsi="Arial" w:cs="Arial"/>
          <w:b/>
          <w:lang w:val="it-IT"/>
        </w:rPr>
        <w:t xml:space="preserve"> e pericoli</w:t>
      </w:r>
      <w:r w:rsidRPr="00CA1F25">
        <w:rPr>
          <w:rFonts w:ascii="Arial" w:hAnsi="Arial" w:cs="Arial"/>
          <w:lang w:val="it-IT"/>
        </w:rPr>
        <w:t xml:space="preserve">: Il </w:t>
      </w:r>
      <w:r w:rsidR="00702B04">
        <w:rPr>
          <w:rFonts w:ascii="Arial" w:hAnsi="Arial" w:cs="Arial"/>
          <w:lang w:val="it-IT"/>
        </w:rPr>
        <w:t>s</w:t>
      </w:r>
      <w:r w:rsidRPr="00CA1F25">
        <w:rPr>
          <w:rFonts w:ascii="Arial" w:hAnsi="Arial" w:cs="Arial"/>
          <w:lang w:val="it-IT"/>
        </w:rPr>
        <w:t xml:space="preserve">istema deve </w:t>
      </w:r>
      <w:del w:id="708" w:author="Enrico Monte" w:date="2019-01-15T17:58:00Z">
        <w:r w:rsidRPr="00CA1F25" w:rsidDel="00D96583">
          <w:rPr>
            <w:rFonts w:ascii="Arial" w:hAnsi="Arial" w:cs="Arial"/>
            <w:lang w:val="it-IT"/>
          </w:rPr>
          <w:delText xml:space="preserve">ricevere i dati (stato, valori ambientali) dai sensori ed essere in grado di elaborarli rilevando anomalie o malfunzionamenti, </w:delText>
        </w:r>
      </w:del>
      <w:ins w:id="709" w:author="Enrico Monte" w:date="2019-01-15T17:58:00Z">
        <w:r w:rsidR="00D96583">
          <w:rPr>
            <w:rFonts w:ascii="Arial" w:hAnsi="Arial" w:cs="Arial"/>
            <w:lang w:val="it-IT"/>
          </w:rPr>
          <w:t>effettuare</w:t>
        </w:r>
      </w:ins>
      <w:ins w:id="710" w:author="Stefano Florio" w:date="2019-01-20T18:42:00Z">
        <w:r w:rsidR="00BB29E6">
          <w:rPr>
            <w:rFonts w:ascii="Arial" w:hAnsi="Arial" w:cs="Arial"/>
            <w:lang w:val="it-IT"/>
          </w:rPr>
          <w:t>,</w:t>
        </w:r>
      </w:ins>
      <w:ins w:id="711" w:author="Enrico Monte" w:date="2019-01-15T18:00:00Z">
        <w:r w:rsidR="00D96583">
          <w:rPr>
            <w:rFonts w:ascii="Arial" w:hAnsi="Arial" w:cs="Arial"/>
            <w:lang w:val="it-IT"/>
          </w:rPr>
          <w:t xml:space="preserve"> ad intervalli di 10 secondi</w:t>
        </w:r>
      </w:ins>
      <w:ins w:id="712" w:author="Enrico Monte" w:date="2019-01-19T16:35:00Z">
        <w:r w:rsidR="00D5526D">
          <w:rPr>
            <w:rFonts w:ascii="Arial" w:hAnsi="Arial" w:cs="Arial"/>
            <w:lang w:val="it-IT"/>
          </w:rPr>
          <w:t>(</w:t>
        </w:r>
        <w:proofErr w:type="spellStart"/>
        <w:r w:rsidR="00D5526D">
          <w:rPr>
            <w:rFonts w:ascii="Arial" w:hAnsi="Arial" w:cs="Arial"/>
            <w:lang w:val="it-IT"/>
          </w:rPr>
          <w:t>tmin</w:t>
        </w:r>
        <w:proofErr w:type="spellEnd"/>
        <w:r w:rsidR="00D5526D">
          <w:rPr>
            <w:rFonts w:ascii="Arial" w:hAnsi="Arial" w:cs="Arial"/>
            <w:lang w:val="it-IT"/>
          </w:rPr>
          <w:t>)</w:t>
        </w:r>
      </w:ins>
      <w:ins w:id="713" w:author="Enrico Monte" w:date="2019-01-15T18:00:00Z">
        <w:r w:rsidR="00D96583">
          <w:rPr>
            <w:rFonts w:ascii="Arial" w:hAnsi="Arial" w:cs="Arial"/>
            <w:lang w:val="it-IT"/>
          </w:rPr>
          <w:t>,</w:t>
        </w:r>
      </w:ins>
      <w:ins w:id="714" w:author="Enrico Monte" w:date="2019-01-15T17:58:00Z">
        <w:r w:rsidR="00D96583">
          <w:rPr>
            <w:rFonts w:ascii="Arial" w:hAnsi="Arial" w:cs="Arial"/>
            <w:lang w:val="it-IT"/>
          </w:rPr>
          <w:t xml:space="preserve"> il </w:t>
        </w:r>
      </w:ins>
      <w:r w:rsidRPr="00CA1F25">
        <w:rPr>
          <w:rFonts w:ascii="Arial" w:hAnsi="Arial" w:cs="Arial"/>
          <w:lang w:val="it-IT"/>
        </w:rPr>
        <w:t>calcol</w:t>
      </w:r>
      <w:ins w:id="715" w:author="Enrico Monte" w:date="2019-01-15T17:59:00Z">
        <w:r w:rsidR="00D96583">
          <w:rPr>
            <w:rFonts w:ascii="Arial" w:hAnsi="Arial" w:cs="Arial"/>
            <w:lang w:val="it-IT"/>
          </w:rPr>
          <w:t>o</w:t>
        </w:r>
      </w:ins>
      <w:del w:id="716" w:author="Enrico Monte" w:date="2019-01-15T17:59:00Z">
        <w:r w:rsidRPr="00CA1F25" w:rsidDel="00D96583">
          <w:rPr>
            <w:rFonts w:ascii="Arial" w:hAnsi="Arial" w:cs="Arial"/>
            <w:lang w:val="it-IT"/>
          </w:rPr>
          <w:delText>a</w:delText>
        </w:r>
      </w:del>
      <w:del w:id="717" w:author="Enrico Monte" w:date="2019-01-15T17:58:00Z">
        <w:r w:rsidRPr="00CA1F25" w:rsidDel="00D96583">
          <w:rPr>
            <w:rFonts w:ascii="Arial" w:hAnsi="Arial" w:cs="Arial"/>
            <w:lang w:val="it-IT"/>
          </w:rPr>
          <w:delText>rne</w:delText>
        </w:r>
      </w:del>
      <w:r w:rsidRPr="00CA1F25">
        <w:rPr>
          <w:rFonts w:ascii="Arial" w:hAnsi="Arial" w:cs="Arial"/>
          <w:lang w:val="it-IT"/>
        </w:rPr>
        <w:t xml:space="preserve"> </w:t>
      </w:r>
      <w:ins w:id="718" w:author="Enrico Monte" w:date="2019-01-15T17:59:00Z">
        <w:r w:rsidR="00D96583">
          <w:rPr>
            <w:rFonts w:ascii="Arial" w:hAnsi="Arial" w:cs="Arial"/>
            <w:lang w:val="it-IT"/>
          </w:rPr>
          <w:t>del</w:t>
        </w:r>
      </w:ins>
      <w:r w:rsidRPr="00CA1F25">
        <w:rPr>
          <w:rFonts w:ascii="Arial" w:hAnsi="Arial" w:cs="Arial"/>
          <w:lang w:val="it-IT"/>
        </w:rPr>
        <w:t>la priorità</w:t>
      </w:r>
      <w:ins w:id="719" w:author="Enrico Monte" w:date="2019-01-15T17:59:00Z">
        <w:r w:rsidR="00D96583">
          <w:rPr>
            <w:rFonts w:ascii="Arial" w:hAnsi="Arial" w:cs="Arial"/>
            <w:lang w:val="it-IT"/>
          </w:rPr>
          <w:t xml:space="preserve"> di ogni stanza,</w:t>
        </w:r>
      </w:ins>
      <w:ins w:id="720" w:author="Enrico Monte" w:date="2019-01-15T17:35:00Z">
        <w:r w:rsidR="00DC46E7">
          <w:rPr>
            <w:rFonts w:ascii="Arial" w:hAnsi="Arial" w:cs="Arial"/>
            <w:lang w:val="it-IT"/>
          </w:rPr>
          <w:t xml:space="preserve"> in base </w:t>
        </w:r>
      </w:ins>
      <w:ins w:id="721" w:author="Enrico Monte" w:date="2019-01-15T17:59:00Z">
        <w:r w:rsidR="00D96583">
          <w:rPr>
            <w:rFonts w:ascii="Arial" w:hAnsi="Arial" w:cs="Arial"/>
            <w:lang w:val="it-IT"/>
          </w:rPr>
          <w:t>ai</w:t>
        </w:r>
      </w:ins>
      <w:ins w:id="722" w:author="Enrico Monte" w:date="2019-01-15T18:00:00Z">
        <w:r w:rsidR="00D96583">
          <w:rPr>
            <w:rFonts w:ascii="Arial" w:hAnsi="Arial" w:cs="Arial"/>
            <w:lang w:val="it-IT"/>
          </w:rPr>
          <w:t xml:space="preserve"> dati inviati dai</w:t>
        </w:r>
      </w:ins>
      <w:ins w:id="723" w:author="Enrico Monte" w:date="2019-01-15T17:59:00Z">
        <w:r w:rsidR="00D96583">
          <w:rPr>
            <w:rFonts w:ascii="Arial" w:hAnsi="Arial" w:cs="Arial"/>
            <w:lang w:val="it-IT"/>
          </w:rPr>
          <w:t xml:space="preserve"> sensori in essa inseriti</w:t>
        </w:r>
      </w:ins>
      <w:ins w:id="724" w:author="Enrico Monte" w:date="2019-01-15T18:01:00Z">
        <w:r w:rsidR="00D96583">
          <w:rPr>
            <w:rFonts w:ascii="Arial" w:hAnsi="Arial" w:cs="Arial"/>
            <w:lang w:val="it-IT"/>
          </w:rPr>
          <w:t xml:space="preserve">, </w:t>
        </w:r>
      </w:ins>
      <w:del w:id="725" w:author="Enrico Monte" w:date="2019-01-15T18:00:00Z">
        <w:r w:rsidRPr="00CA1F25" w:rsidDel="00D96583">
          <w:rPr>
            <w:rFonts w:ascii="Arial" w:hAnsi="Arial" w:cs="Arial"/>
            <w:lang w:val="it-IT"/>
          </w:rPr>
          <w:delText xml:space="preserve">, </w:delText>
        </w:r>
      </w:del>
      <w:r w:rsidRPr="00CA1F25">
        <w:rPr>
          <w:rFonts w:ascii="Arial" w:hAnsi="Arial" w:cs="Arial"/>
          <w:lang w:val="it-IT"/>
        </w:rPr>
        <w:t>e notificare al gestore il risultato in modo ben visibile</w:t>
      </w:r>
      <w:r w:rsidR="00711365">
        <w:rPr>
          <w:rFonts w:ascii="Arial" w:hAnsi="Arial" w:cs="Arial"/>
          <w:lang w:val="it-IT"/>
        </w:rPr>
        <w:t>, soprattutto in caso di rilevamento di pericoli.</w:t>
      </w:r>
    </w:p>
    <w:p w:rsidR="006A40C8" w:rsidRPr="00125CB8" w:rsidDel="009462A9" w:rsidRDefault="006A40C8" w:rsidP="006A40C8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del w:id="726" w:author="Enrico Monte" w:date="2019-01-15T17:43:00Z"/>
          <w:rFonts w:ascii="Arial" w:hAnsi="Arial" w:cs="Arial"/>
          <w:color w:val="000000"/>
          <w:lang w:val="it-IT" w:eastAsia="it-IT"/>
        </w:rPr>
      </w:pPr>
      <w:del w:id="727" w:author="Enrico Monte" w:date="2019-01-15T17:43:00Z">
        <w:r w:rsidRPr="00CA1F25" w:rsidDel="009462A9">
          <w:rPr>
            <w:rFonts w:ascii="Arial" w:hAnsi="Arial" w:cs="Arial"/>
            <w:b/>
            <w:lang w:val="it-IT"/>
          </w:rPr>
          <w:delText xml:space="preserve">Scambio </w:delText>
        </w:r>
        <w:r w:rsidR="00702B04" w:rsidDel="009462A9">
          <w:rPr>
            <w:rFonts w:ascii="Arial" w:hAnsi="Arial" w:cs="Arial"/>
            <w:b/>
            <w:lang w:val="it-IT"/>
          </w:rPr>
          <w:delText>f</w:delText>
        </w:r>
        <w:r w:rsidRPr="00CA1F25" w:rsidDel="009462A9">
          <w:rPr>
            <w:rFonts w:ascii="Arial" w:hAnsi="Arial" w:cs="Arial"/>
            <w:b/>
            <w:lang w:val="it-IT"/>
          </w:rPr>
          <w:delText>eedback</w:delText>
        </w:r>
        <w:r w:rsidRPr="00CA1F25" w:rsidDel="009462A9">
          <w:rPr>
            <w:rFonts w:ascii="Arial" w:hAnsi="Arial" w:cs="Arial"/>
            <w:lang w:val="it-IT"/>
          </w:rPr>
          <w:delText xml:space="preserve">: Il </w:delText>
        </w:r>
        <w:r w:rsidR="00702B04" w:rsidDel="009462A9">
          <w:rPr>
            <w:rFonts w:ascii="Arial" w:hAnsi="Arial" w:cs="Arial"/>
            <w:lang w:val="it-IT"/>
          </w:rPr>
          <w:delText>s</w:delText>
        </w:r>
        <w:r w:rsidRPr="00CA1F25" w:rsidDel="009462A9">
          <w:rPr>
            <w:rFonts w:ascii="Arial" w:hAnsi="Arial" w:cs="Arial"/>
            <w:lang w:val="it-IT"/>
          </w:rPr>
          <w:delText xml:space="preserve">istema deve permettere ad un gestore di comunicare con il gestore più a basso livello richiedendo feedback sulle anomalie rilevate al fine di sapere se un problema è stato avvistato e se è stato preso in carico. </w:delText>
        </w:r>
      </w:del>
    </w:p>
    <w:p w:rsidR="006A40C8" w:rsidRPr="00CA1F25" w:rsidRDefault="006A40C8" w:rsidP="006A40C8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rFonts w:ascii="Calibri" w:hAnsi="Calibri" w:cs="Calibri"/>
          <w:b/>
          <w:bCs/>
          <w:lang w:val="it-IT"/>
        </w:rPr>
      </w:pPr>
      <w:r w:rsidRPr="00CA1F25">
        <w:rPr>
          <w:rFonts w:ascii="Arial" w:hAnsi="Arial" w:cs="Arial"/>
          <w:b/>
          <w:lang w:val="it-IT"/>
        </w:rPr>
        <w:t>Gestione sensori</w:t>
      </w:r>
      <w:r w:rsidRPr="00CA1F25">
        <w:rPr>
          <w:rFonts w:ascii="Arial" w:hAnsi="Arial" w:cs="Arial"/>
          <w:lang w:val="it-IT"/>
        </w:rPr>
        <w:t xml:space="preserve">: Il </w:t>
      </w:r>
      <w:r w:rsidR="00702B04">
        <w:rPr>
          <w:rFonts w:ascii="Arial" w:hAnsi="Arial" w:cs="Arial"/>
          <w:lang w:val="it-IT"/>
        </w:rPr>
        <w:t>s</w:t>
      </w:r>
      <w:r w:rsidRPr="00CA1F25">
        <w:rPr>
          <w:rFonts w:ascii="Arial" w:hAnsi="Arial" w:cs="Arial"/>
          <w:lang w:val="it-IT"/>
        </w:rPr>
        <w:t xml:space="preserve">istema deve permettere </w:t>
      </w:r>
      <w:del w:id="728" w:author="Enrico Monte" w:date="2019-01-19T16:36:00Z">
        <w:r w:rsidRPr="00CA1F25" w:rsidDel="00D5526D">
          <w:rPr>
            <w:rFonts w:ascii="Arial" w:hAnsi="Arial" w:cs="Arial"/>
            <w:lang w:val="it-IT"/>
          </w:rPr>
          <w:delText xml:space="preserve">all’admin di inserire modificare o eliminare un sensore; e permettere </w:delText>
        </w:r>
      </w:del>
      <w:r w:rsidRPr="00CA1F25">
        <w:rPr>
          <w:rFonts w:ascii="Arial" w:hAnsi="Arial" w:cs="Arial"/>
          <w:lang w:val="it-IT"/>
        </w:rPr>
        <w:t xml:space="preserve">al </w:t>
      </w:r>
      <w:r w:rsidRPr="00CA1F25">
        <w:rPr>
          <w:rFonts w:ascii="Arial" w:hAnsi="Arial" w:cs="Arial"/>
          <w:bCs/>
          <w:lang w:val="it-IT"/>
        </w:rPr>
        <w:t>gestore edificio</w:t>
      </w:r>
      <w:r w:rsidRPr="00CA1F25">
        <w:rPr>
          <w:rFonts w:ascii="Arial" w:hAnsi="Arial" w:cs="Arial"/>
          <w:lang w:val="it-IT"/>
        </w:rPr>
        <w:t xml:space="preserve"> di modificare i MIN VALUE e MAX VALUE relativi ad una stanza</w:t>
      </w:r>
      <w:ins w:id="729" w:author="Enrico Monte" w:date="2019-01-19T16:36:00Z">
        <w:r w:rsidR="00D5526D">
          <w:rPr>
            <w:rFonts w:ascii="Arial" w:hAnsi="Arial" w:cs="Arial"/>
            <w:lang w:val="it-IT"/>
          </w:rPr>
          <w:t>, per abbassare o alzare la soglia dei rilevamenti di anomali</w:t>
        </w:r>
      </w:ins>
      <w:ins w:id="730" w:author="Enrico Monte" w:date="2019-01-19T16:37:00Z">
        <w:r w:rsidR="00D5526D">
          <w:rPr>
            <w:rFonts w:ascii="Arial" w:hAnsi="Arial" w:cs="Arial"/>
            <w:lang w:val="it-IT"/>
          </w:rPr>
          <w:t>e</w:t>
        </w:r>
      </w:ins>
      <w:r w:rsidRPr="00CA1F25">
        <w:rPr>
          <w:rFonts w:ascii="Arial" w:hAnsi="Arial" w:cs="Arial"/>
          <w:lang w:val="it-IT"/>
        </w:rPr>
        <w:t>.</w:t>
      </w:r>
    </w:p>
    <w:p w:rsidR="006A40C8" w:rsidRPr="00125CB8" w:rsidRDefault="006A40C8" w:rsidP="006A40C8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rFonts w:ascii="Arial" w:hAnsi="Arial" w:cs="Arial"/>
          <w:color w:val="000000"/>
          <w:lang w:val="it-IT" w:eastAsia="it-IT"/>
        </w:rPr>
      </w:pPr>
      <w:r>
        <w:rPr>
          <w:rFonts w:ascii="Arial" w:hAnsi="Arial" w:cs="Arial"/>
          <w:b/>
          <w:bCs/>
          <w:color w:val="000000"/>
          <w:lang w:val="it-IT" w:eastAsia="it-IT"/>
        </w:rPr>
        <w:t>Gestione utenza:</w:t>
      </w:r>
      <w:r>
        <w:rPr>
          <w:rFonts w:ascii="Arial" w:hAnsi="Arial" w:cs="Arial"/>
          <w:color w:val="000000"/>
          <w:lang w:val="it-IT" w:eastAsia="it-IT"/>
        </w:rPr>
        <w:t xml:space="preserve"> </w:t>
      </w:r>
      <w:r w:rsidRPr="00702B04">
        <w:rPr>
          <w:rFonts w:ascii="Arial" w:hAnsi="Arial" w:cs="Arial"/>
          <w:color w:val="000000"/>
          <w:lang w:val="it-IT" w:eastAsia="it-IT"/>
        </w:rPr>
        <w:t>Il</w:t>
      </w:r>
      <w:r>
        <w:rPr>
          <w:rFonts w:ascii="Arial" w:hAnsi="Arial" w:cs="Arial"/>
          <w:color w:val="000000"/>
          <w:lang w:val="it-IT" w:eastAsia="it-IT"/>
        </w:rPr>
        <w:t xml:space="preserve"> sistema deve permettere all’</w:t>
      </w:r>
      <w:r w:rsidR="00702B04">
        <w:rPr>
          <w:rFonts w:ascii="Arial" w:hAnsi="Arial" w:cs="Arial"/>
          <w:color w:val="000000"/>
          <w:lang w:val="it-IT" w:eastAsia="it-IT"/>
        </w:rPr>
        <w:t>a</w:t>
      </w:r>
      <w:r>
        <w:rPr>
          <w:rFonts w:ascii="Arial" w:hAnsi="Arial" w:cs="Arial"/>
          <w:color w:val="000000"/>
          <w:lang w:val="it-IT" w:eastAsia="it-IT"/>
        </w:rPr>
        <w:t xml:space="preserve">dmin di </w:t>
      </w:r>
      <w:r w:rsidRPr="00CA1F25">
        <w:rPr>
          <w:rFonts w:ascii="Arial" w:hAnsi="Arial" w:cs="Arial"/>
          <w:lang w:val="it-IT"/>
        </w:rPr>
        <w:t>inserire o modificare un gestore,</w:t>
      </w:r>
      <w:ins w:id="731" w:author="Enrico Monte" w:date="2019-01-19T16:38:00Z">
        <w:r w:rsidR="00D5526D">
          <w:rPr>
            <w:rFonts w:ascii="Arial" w:hAnsi="Arial" w:cs="Arial"/>
            <w:lang w:val="it-IT"/>
          </w:rPr>
          <w:t xml:space="preserve"> di recuperare </w:t>
        </w:r>
      </w:ins>
      <w:ins w:id="732" w:author="Enrico Monte" w:date="2019-01-20T12:35:00Z">
        <w:r w:rsidR="00F8035B">
          <w:rPr>
            <w:rFonts w:ascii="Arial" w:hAnsi="Arial" w:cs="Arial"/>
            <w:lang w:val="it-IT"/>
          </w:rPr>
          <w:t xml:space="preserve">la </w:t>
        </w:r>
      </w:ins>
      <w:ins w:id="733" w:author="Enrico Monte" w:date="2019-01-19T16:38:00Z">
        <w:r w:rsidR="00D5526D">
          <w:rPr>
            <w:rFonts w:ascii="Arial" w:hAnsi="Arial" w:cs="Arial"/>
            <w:lang w:val="it-IT"/>
          </w:rPr>
          <w:t>password utente,</w:t>
        </w:r>
      </w:ins>
      <w:r w:rsidRPr="00CA1F25">
        <w:rPr>
          <w:rFonts w:ascii="Arial" w:hAnsi="Arial" w:cs="Arial"/>
          <w:lang w:val="it-IT"/>
        </w:rPr>
        <w:t xml:space="preserve"> e assegnare determinate aree a determinati gestori.</w:t>
      </w:r>
    </w:p>
    <w:p w:rsidR="006A40C8" w:rsidRDefault="006A40C8" w:rsidP="006A40C8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rFonts w:ascii="Arial" w:hAnsi="Arial" w:cs="Arial"/>
          <w:lang w:val="it-IT"/>
        </w:rPr>
      </w:pPr>
      <w:r w:rsidRPr="00CA1F25">
        <w:rPr>
          <w:rFonts w:ascii="Arial" w:hAnsi="Arial" w:cs="Arial"/>
          <w:b/>
          <w:lang w:val="it-IT"/>
        </w:rPr>
        <w:lastRenderedPageBreak/>
        <w:t>Allerta sicurezza</w:t>
      </w:r>
      <w:r w:rsidRPr="00CA1F25">
        <w:rPr>
          <w:rFonts w:ascii="Arial" w:hAnsi="Arial" w:cs="Arial"/>
          <w:lang w:val="it-IT"/>
        </w:rPr>
        <w:t xml:space="preserve">: Il </w:t>
      </w:r>
      <w:r w:rsidR="00702B04">
        <w:rPr>
          <w:rFonts w:ascii="Arial" w:hAnsi="Arial" w:cs="Arial"/>
          <w:lang w:val="it-IT"/>
        </w:rPr>
        <w:t>s</w:t>
      </w:r>
      <w:r w:rsidRPr="00CA1F25">
        <w:rPr>
          <w:rFonts w:ascii="Arial" w:hAnsi="Arial" w:cs="Arial"/>
          <w:lang w:val="it-IT"/>
        </w:rPr>
        <w:t>istema, in caso di pericolo, deve far si che il gestore edif</w:t>
      </w:r>
      <w:r w:rsidR="00702B04">
        <w:rPr>
          <w:rFonts w:ascii="Arial" w:hAnsi="Arial" w:cs="Arial"/>
          <w:lang w:val="it-IT"/>
        </w:rPr>
        <w:t>i</w:t>
      </w:r>
      <w:r w:rsidRPr="00CA1F25">
        <w:rPr>
          <w:rFonts w:ascii="Arial" w:hAnsi="Arial" w:cs="Arial"/>
          <w:lang w:val="it-IT"/>
        </w:rPr>
        <w:t>cio possa, a sua discrezione, allertare le autorità competenti ed evitare incidenti.</w:t>
      </w:r>
    </w:p>
    <w:p w:rsidR="00702B04" w:rsidRPr="00CA1F25" w:rsidRDefault="00702B04" w:rsidP="00702B04">
      <w:pPr>
        <w:widowControl w:val="0"/>
        <w:shd w:val="clear" w:color="auto" w:fill="FFFFFF"/>
        <w:autoSpaceDE w:val="0"/>
        <w:autoSpaceDN w:val="0"/>
        <w:adjustRightInd w:val="0"/>
        <w:ind w:left="720"/>
        <w:rPr>
          <w:rFonts w:ascii="Arial" w:hAnsi="Arial" w:cs="Arial"/>
          <w:lang w:val="it-IT"/>
        </w:rPr>
      </w:pPr>
    </w:p>
    <w:p w:rsidR="000157E0" w:rsidRPr="006A40C8" w:rsidRDefault="000157E0" w:rsidP="00EC7A0C">
      <w:pPr>
        <w:pStyle w:val="Titolo"/>
        <w:spacing w:after="0"/>
        <w:jc w:val="both"/>
        <w:rPr>
          <w:rFonts w:ascii="Arial" w:hAnsi="Arial" w:cs="Arial"/>
          <w:color w:val="auto"/>
          <w:spacing w:val="0"/>
          <w:kern w:val="0"/>
          <w:sz w:val="24"/>
          <w:szCs w:val="24"/>
          <w:lang w:val="it-IT"/>
        </w:rPr>
      </w:pPr>
    </w:p>
    <w:p w:rsidR="00EC7A0C" w:rsidRPr="005A0A8B" w:rsidRDefault="00EC7A0C" w:rsidP="00EC7A0C">
      <w:pPr>
        <w:pStyle w:val="Titolo"/>
        <w:spacing w:after="0"/>
        <w:jc w:val="both"/>
        <w:rPr>
          <w:rFonts w:ascii="Arial" w:hAnsi="Arial" w:cs="Arial"/>
          <w:color w:val="4F81BD" w:themeColor="accent1"/>
          <w:spacing w:val="0"/>
          <w:kern w:val="0"/>
          <w:sz w:val="24"/>
          <w:szCs w:val="24"/>
          <w:lang w:val="it-IT"/>
        </w:rPr>
      </w:pPr>
      <w:r w:rsidRPr="005A0A8B">
        <w:rPr>
          <w:rFonts w:ascii="Arial" w:hAnsi="Arial" w:cs="Arial"/>
          <w:color w:val="4F81BD" w:themeColor="accent1"/>
          <w:spacing w:val="0"/>
          <w:kern w:val="0"/>
          <w:sz w:val="24"/>
          <w:szCs w:val="24"/>
          <w:lang w:val="it-IT"/>
        </w:rPr>
        <w:t xml:space="preserve">A1.3 DB </w:t>
      </w:r>
      <w:proofErr w:type="spellStart"/>
      <w:r w:rsidRPr="005A0A8B">
        <w:rPr>
          <w:rFonts w:ascii="Arial" w:hAnsi="Arial" w:cs="Arial"/>
          <w:color w:val="4F81BD" w:themeColor="accent1"/>
          <w:spacing w:val="0"/>
          <w:kern w:val="0"/>
          <w:sz w:val="24"/>
          <w:szCs w:val="24"/>
          <w:lang w:val="it-IT"/>
        </w:rPr>
        <w:t>Requirements</w:t>
      </w:r>
      <w:proofErr w:type="spellEnd"/>
    </w:p>
    <w:p w:rsidR="006A40C8" w:rsidRPr="00F37280" w:rsidRDefault="006A40C8" w:rsidP="006A40C8">
      <w:pPr>
        <w:autoSpaceDE w:val="0"/>
        <w:autoSpaceDN w:val="0"/>
        <w:adjustRightInd w:val="0"/>
        <w:rPr>
          <w:rFonts w:ascii="Tahoma" w:hAnsi="Tahoma" w:cs="Tahoma"/>
          <w:color w:val="000000"/>
          <w:lang w:val="it-IT" w:eastAsia="it-IT"/>
        </w:rPr>
      </w:pPr>
    </w:p>
    <w:p w:rsidR="00A75C6C" w:rsidRDefault="006A40C8" w:rsidP="006A40C8">
      <w:pPr>
        <w:numPr>
          <w:ilvl w:val="0"/>
          <w:numId w:val="38"/>
        </w:numPr>
        <w:autoSpaceDE w:val="0"/>
        <w:autoSpaceDN w:val="0"/>
        <w:adjustRightInd w:val="0"/>
        <w:rPr>
          <w:ins w:id="734" w:author="Enrico Monte" w:date="2019-01-19T16:58:00Z"/>
          <w:rFonts w:ascii="Arial" w:hAnsi="Arial" w:cs="Arial"/>
          <w:color w:val="000000"/>
          <w:lang w:val="it-IT" w:eastAsia="it-IT"/>
        </w:rPr>
      </w:pPr>
      <w:r w:rsidRPr="00F37280">
        <w:rPr>
          <w:rFonts w:ascii="Arial" w:hAnsi="Arial" w:cs="Arial"/>
          <w:b/>
          <w:bCs/>
          <w:color w:val="000000"/>
          <w:lang w:val="it-IT" w:eastAsia="it-IT"/>
        </w:rPr>
        <w:t xml:space="preserve">Salvataggio dati </w:t>
      </w:r>
      <w:r>
        <w:rPr>
          <w:rFonts w:ascii="Arial" w:hAnsi="Arial" w:cs="Arial"/>
          <w:b/>
          <w:bCs/>
          <w:color w:val="000000"/>
          <w:lang w:val="it-IT" w:eastAsia="it-IT"/>
        </w:rPr>
        <w:t>sensori</w:t>
      </w:r>
      <w:r w:rsidRPr="00F37280">
        <w:rPr>
          <w:rFonts w:ascii="Arial" w:hAnsi="Arial" w:cs="Arial"/>
          <w:b/>
          <w:bCs/>
          <w:color w:val="000000"/>
          <w:lang w:val="it-IT" w:eastAsia="it-IT"/>
        </w:rPr>
        <w:t xml:space="preserve">: </w:t>
      </w:r>
      <w:r w:rsidRPr="00F37280">
        <w:rPr>
          <w:rFonts w:ascii="Arial" w:hAnsi="Arial" w:cs="Arial"/>
          <w:color w:val="000000"/>
          <w:lang w:val="it-IT" w:eastAsia="it-IT"/>
        </w:rPr>
        <w:t>Il sistema deve memorizzare</w:t>
      </w:r>
      <w:r>
        <w:rPr>
          <w:rFonts w:ascii="Arial" w:hAnsi="Arial" w:cs="Arial"/>
          <w:color w:val="000000"/>
          <w:lang w:val="it-IT" w:eastAsia="it-IT"/>
        </w:rPr>
        <w:t>, ad intervalli regolari,</w:t>
      </w:r>
      <w:r w:rsidRPr="00F37280">
        <w:rPr>
          <w:rFonts w:ascii="Arial" w:hAnsi="Arial" w:cs="Arial"/>
          <w:color w:val="000000"/>
          <w:lang w:val="it-IT" w:eastAsia="it-IT"/>
        </w:rPr>
        <w:t xml:space="preserve"> nel database tutti i dati relativi ad</w:t>
      </w:r>
      <w:r>
        <w:rPr>
          <w:rFonts w:ascii="Arial" w:hAnsi="Arial" w:cs="Arial"/>
          <w:color w:val="000000"/>
          <w:lang w:val="it-IT" w:eastAsia="it-IT"/>
        </w:rPr>
        <w:t xml:space="preserve"> un</w:t>
      </w:r>
      <w:r w:rsidRPr="00F37280">
        <w:rPr>
          <w:rFonts w:ascii="Arial" w:hAnsi="Arial" w:cs="Arial"/>
          <w:color w:val="000000"/>
          <w:lang w:val="it-IT" w:eastAsia="it-IT"/>
        </w:rPr>
        <w:t xml:space="preserve"> </w:t>
      </w:r>
      <w:r>
        <w:rPr>
          <w:rFonts w:ascii="Arial" w:hAnsi="Arial" w:cs="Arial"/>
          <w:color w:val="000000"/>
          <w:lang w:val="it-IT" w:eastAsia="it-IT"/>
        </w:rPr>
        <w:t xml:space="preserve">sensore: </w:t>
      </w:r>
      <w:r w:rsidRPr="00CA46E5">
        <w:rPr>
          <w:rFonts w:ascii="Arial" w:hAnsi="Arial" w:cs="Arial"/>
          <w:color w:val="000000"/>
          <w:lang w:val="it-IT" w:eastAsia="it-IT"/>
        </w:rPr>
        <w:t>i</w:t>
      </w:r>
      <w:r w:rsidRPr="00C303AE">
        <w:rPr>
          <w:rFonts w:ascii="Arial" w:hAnsi="Arial" w:cs="Arial"/>
          <w:color w:val="000000"/>
          <w:lang w:val="it-IT" w:eastAsia="it-IT"/>
        </w:rPr>
        <w:t xml:space="preserve">dentificativo del </w:t>
      </w:r>
      <w:r w:rsidRPr="00CA46E5">
        <w:rPr>
          <w:rFonts w:ascii="Arial" w:hAnsi="Arial" w:cs="Arial"/>
          <w:color w:val="000000"/>
          <w:lang w:val="it-IT" w:eastAsia="it-IT"/>
        </w:rPr>
        <w:t>sensore</w:t>
      </w:r>
      <w:r w:rsidRPr="00C303AE">
        <w:rPr>
          <w:rFonts w:ascii="Arial" w:hAnsi="Arial" w:cs="Arial"/>
          <w:color w:val="000000"/>
          <w:lang w:val="it-IT" w:eastAsia="it-IT"/>
        </w:rPr>
        <w:t xml:space="preserve">, </w:t>
      </w:r>
      <w:r w:rsidRPr="00CA46E5">
        <w:rPr>
          <w:rFonts w:ascii="Arial" w:hAnsi="Arial" w:cs="Arial"/>
          <w:color w:val="000000"/>
          <w:lang w:val="it-IT" w:eastAsia="it-IT"/>
        </w:rPr>
        <w:t>identificativo della stanza nella quale è posizionato</w:t>
      </w:r>
      <w:r w:rsidRPr="00C303AE">
        <w:rPr>
          <w:rFonts w:ascii="Arial" w:hAnsi="Arial" w:cs="Arial"/>
          <w:color w:val="000000"/>
          <w:lang w:val="it-IT" w:eastAsia="it-IT"/>
        </w:rPr>
        <w:t xml:space="preserve">, </w:t>
      </w:r>
      <w:r w:rsidRPr="00CA46E5">
        <w:rPr>
          <w:rFonts w:ascii="Arial" w:hAnsi="Arial" w:cs="Arial"/>
          <w:color w:val="000000"/>
          <w:lang w:val="it-IT" w:eastAsia="it-IT"/>
        </w:rPr>
        <w:t>segnale di stato</w:t>
      </w:r>
      <w:r w:rsidRPr="00C303AE">
        <w:rPr>
          <w:rFonts w:ascii="Arial" w:hAnsi="Arial" w:cs="Arial"/>
          <w:color w:val="000000"/>
          <w:lang w:val="it-IT" w:eastAsia="it-IT"/>
        </w:rPr>
        <w:t xml:space="preserve">, </w:t>
      </w:r>
      <w:ins w:id="735" w:author="Enrico Monte" w:date="2019-01-19T16:57:00Z">
        <w:r w:rsidR="00A75C6C">
          <w:rPr>
            <w:rFonts w:ascii="Arial" w:hAnsi="Arial" w:cs="Arial"/>
            <w:color w:val="000000"/>
            <w:lang w:val="it-IT" w:eastAsia="it-IT"/>
          </w:rPr>
          <w:t>intervallo di invio valore (cambia in base alle anomalie riscontrate).</w:t>
        </w:r>
      </w:ins>
    </w:p>
    <w:p w:rsidR="006A40C8" w:rsidRDefault="00A75C6C" w:rsidP="00A75C6C">
      <w:pPr>
        <w:numPr>
          <w:ilvl w:val="0"/>
          <w:numId w:val="38"/>
        </w:numPr>
        <w:autoSpaceDE w:val="0"/>
        <w:autoSpaceDN w:val="0"/>
        <w:adjustRightInd w:val="0"/>
        <w:rPr>
          <w:ins w:id="736" w:author="Enrico Monte" w:date="2019-01-19T17:10:00Z"/>
          <w:rFonts w:ascii="Arial" w:hAnsi="Arial" w:cs="Arial"/>
          <w:color w:val="000000"/>
          <w:lang w:val="it-IT" w:eastAsia="it-IT"/>
        </w:rPr>
      </w:pPr>
      <w:ins w:id="737" w:author="Enrico Monte" w:date="2019-01-19T16:58:00Z">
        <w:r>
          <w:rPr>
            <w:rFonts w:ascii="Arial" w:hAnsi="Arial" w:cs="Arial"/>
            <w:b/>
            <w:bCs/>
            <w:color w:val="000000"/>
            <w:lang w:val="it-IT" w:eastAsia="it-IT"/>
          </w:rPr>
          <w:t>Salvataggio dati valori</w:t>
        </w:r>
        <w:r>
          <w:rPr>
            <w:rFonts w:ascii="Arial" w:hAnsi="Arial" w:cs="Arial"/>
            <w:color w:val="000000"/>
            <w:lang w:val="it-IT" w:eastAsia="it-IT"/>
          </w:rPr>
          <w:t>: Il sistema deve ricevere</w:t>
        </w:r>
      </w:ins>
      <w:ins w:id="738" w:author="Enrico Monte" w:date="2019-01-19T16:59:00Z">
        <w:r>
          <w:rPr>
            <w:rFonts w:ascii="Arial" w:hAnsi="Arial" w:cs="Arial"/>
            <w:color w:val="000000"/>
            <w:lang w:val="it-IT" w:eastAsia="it-IT"/>
          </w:rPr>
          <w:t xml:space="preserve"> e memorizzare un valore per ogni sensore presente nel DB a</w:t>
        </w:r>
      </w:ins>
      <w:ins w:id="739" w:author="Enrico Monte" w:date="2019-01-20T12:37:00Z">
        <w:r w:rsidR="00F8035B">
          <w:rPr>
            <w:rFonts w:ascii="Arial" w:hAnsi="Arial" w:cs="Arial"/>
            <w:color w:val="000000"/>
            <w:lang w:val="it-IT" w:eastAsia="it-IT"/>
          </w:rPr>
          <w:t>d</w:t>
        </w:r>
      </w:ins>
      <w:ins w:id="740" w:author="Enrico Monte" w:date="2019-01-19T16:59:00Z">
        <w:r>
          <w:rPr>
            <w:rFonts w:ascii="Arial" w:hAnsi="Arial" w:cs="Arial"/>
            <w:color w:val="000000"/>
            <w:lang w:val="it-IT" w:eastAsia="it-IT"/>
          </w:rPr>
          <w:t xml:space="preserve"> intervalli specifici,</w:t>
        </w:r>
      </w:ins>
      <w:ins w:id="741" w:author="Enrico Monte" w:date="2019-01-19T17:00:00Z">
        <w:r>
          <w:rPr>
            <w:rFonts w:ascii="Arial" w:hAnsi="Arial" w:cs="Arial"/>
            <w:color w:val="000000"/>
            <w:lang w:val="it-IT" w:eastAsia="it-IT"/>
          </w:rPr>
          <w:t xml:space="preserve"> </w:t>
        </w:r>
      </w:ins>
      <w:ins w:id="742" w:author="Enrico Monte" w:date="2019-01-19T17:01:00Z">
        <w:r>
          <w:rPr>
            <w:rFonts w:ascii="Arial" w:hAnsi="Arial" w:cs="Arial"/>
            <w:color w:val="000000"/>
            <w:lang w:val="it-IT" w:eastAsia="it-IT"/>
          </w:rPr>
          <w:t>e salvare</w:t>
        </w:r>
      </w:ins>
      <w:ins w:id="743" w:author="Enrico Monte" w:date="2019-01-19T17:00:00Z">
        <w:r>
          <w:rPr>
            <w:rFonts w:ascii="Arial" w:hAnsi="Arial" w:cs="Arial"/>
            <w:color w:val="000000"/>
            <w:lang w:val="it-IT" w:eastAsia="it-IT"/>
          </w:rPr>
          <w:t xml:space="preserve"> il relativo </w:t>
        </w:r>
        <w:proofErr w:type="spellStart"/>
        <w:r>
          <w:rPr>
            <w:rFonts w:ascii="Arial" w:hAnsi="Arial" w:cs="Arial"/>
            <w:color w:val="000000"/>
            <w:lang w:val="it-IT" w:eastAsia="it-IT"/>
          </w:rPr>
          <w:t>timestamp</w:t>
        </w:r>
        <w:proofErr w:type="spellEnd"/>
        <w:r>
          <w:rPr>
            <w:rFonts w:ascii="Arial" w:hAnsi="Arial" w:cs="Arial"/>
            <w:color w:val="000000"/>
            <w:lang w:val="it-IT" w:eastAsia="it-IT"/>
          </w:rPr>
          <w:t xml:space="preserve"> di rice</w:t>
        </w:r>
      </w:ins>
      <w:ins w:id="744" w:author="Enrico Monte" w:date="2019-01-19T17:01:00Z">
        <w:r>
          <w:rPr>
            <w:rFonts w:ascii="Arial" w:hAnsi="Arial" w:cs="Arial"/>
            <w:color w:val="000000"/>
            <w:lang w:val="it-IT" w:eastAsia="it-IT"/>
          </w:rPr>
          <w:t>zione</w:t>
        </w:r>
      </w:ins>
      <w:ins w:id="745" w:author="Stefano Florio" w:date="2019-01-20T18:44:00Z">
        <w:r w:rsidR="00BB29E6">
          <w:rPr>
            <w:rFonts w:ascii="Arial" w:hAnsi="Arial" w:cs="Arial"/>
            <w:color w:val="000000"/>
            <w:lang w:val="it-IT" w:eastAsia="it-IT"/>
          </w:rPr>
          <w:t>.</w:t>
        </w:r>
      </w:ins>
      <w:ins w:id="746" w:author="Enrico Monte" w:date="2019-01-19T17:01:00Z">
        <w:del w:id="747" w:author="Stefano Florio" w:date="2019-01-20T18:44:00Z">
          <w:r w:rsidDel="00BB29E6">
            <w:rPr>
              <w:rFonts w:ascii="Arial" w:hAnsi="Arial" w:cs="Arial"/>
              <w:color w:val="000000"/>
              <w:lang w:val="it-IT" w:eastAsia="it-IT"/>
            </w:rPr>
            <w:delText xml:space="preserve"> (data-ora </w:delText>
          </w:r>
        </w:del>
      </w:ins>
      <w:ins w:id="748" w:author="Enrico Monte" w:date="2019-01-19T17:02:00Z">
        <w:del w:id="749" w:author="Stefano Florio" w:date="2019-01-20T18:44:00Z">
          <w:r w:rsidDel="00BB29E6">
            <w:rPr>
              <w:rFonts w:ascii="Arial" w:hAnsi="Arial" w:cs="Arial"/>
              <w:color w:val="000000"/>
              <w:lang w:val="it-IT" w:eastAsia="it-IT"/>
            </w:rPr>
            <w:delText>dell’avvenuta ricezione</w:delText>
          </w:r>
        </w:del>
      </w:ins>
      <w:ins w:id="750" w:author="Enrico Monte" w:date="2019-01-19T17:01:00Z">
        <w:del w:id="751" w:author="Stefano Florio" w:date="2019-01-20T18:44:00Z">
          <w:r w:rsidDel="00BB29E6">
            <w:rPr>
              <w:rFonts w:ascii="Arial" w:hAnsi="Arial" w:cs="Arial"/>
              <w:color w:val="000000"/>
              <w:lang w:val="it-IT" w:eastAsia="it-IT"/>
            </w:rPr>
            <w:delText>)</w:delText>
          </w:r>
        </w:del>
      </w:ins>
      <w:ins w:id="752" w:author="Enrico Monte" w:date="2019-01-19T17:02:00Z">
        <w:del w:id="753" w:author="Stefano Florio" w:date="2019-01-20T18:44:00Z">
          <w:r w:rsidDel="00BB29E6">
            <w:rPr>
              <w:rFonts w:ascii="Arial" w:hAnsi="Arial" w:cs="Arial"/>
              <w:color w:val="000000"/>
              <w:lang w:val="it-IT" w:eastAsia="it-IT"/>
            </w:rPr>
            <w:delText>.</w:delText>
          </w:r>
        </w:del>
      </w:ins>
      <w:del w:id="754" w:author="Stefano Florio" w:date="2019-01-20T18:44:00Z">
        <w:r w:rsidR="006A40C8" w:rsidRPr="00A75C6C" w:rsidDel="00BB29E6">
          <w:rPr>
            <w:rFonts w:ascii="Arial" w:hAnsi="Arial" w:cs="Arial"/>
            <w:color w:val="000000"/>
            <w:lang w:val="it-IT" w:eastAsia="it-IT"/>
          </w:rPr>
          <w:delText>timestam</w:delText>
        </w:r>
        <w:r w:rsidR="006A40C8" w:rsidRPr="00CC204E" w:rsidDel="00BB29E6">
          <w:rPr>
            <w:rFonts w:ascii="Arial" w:hAnsi="Arial" w:cs="Arial"/>
            <w:color w:val="000000"/>
            <w:lang w:val="it-IT" w:eastAsia="it-IT"/>
          </w:rPr>
          <w:delText xml:space="preserve">p e valore ambientale rilevato.  </w:delText>
        </w:r>
      </w:del>
    </w:p>
    <w:p w:rsidR="00CC204E" w:rsidRDefault="00CC204E">
      <w:pPr>
        <w:numPr>
          <w:ilvl w:val="0"/>
          <w:numId w:val="48"/>
        </w:numPr>
        <w:autoSpaceDE w:val="0"/>
        <w:autoSpaceDN w:val="0"/>
        <w:adjustRightInd w:val="0"/>
        <w:rPr>
          <w:ins w:id="755" w:author="Enrico Monte" w:date="2019-01-19T17:15:00Z"/>
          <w:rFonts w:ascii="Arial" w:hAnsi="Arial" w:cs="Arial"/>
          <w:color w:val="000000"/>
          <w:lang w:val="it-IT" w:eastAsia="it-IT"/>
        </w:rPr>
        <w:pPrChange w:id="756" w:author="Stefano Florio" w:date="2019-01-20T18:39:00Z">
          <w:pPr>
            <w:numPr>
              <w:numId w:val="38"/>
            </w:numPr>
            <w:autoSpaceDE w:val="0"/>
            <w:autoSpaceDN w:val="0"/>
            <w:adjustRightInd w:val="0"/>
            <w:ind w:left="720" w:hanging="360"/>
          </w:pPr>
        </w:pPrChange>
      </w:pPr>
      <w:ins w:id="757" w:author="Enrico Monte" w:date="2019-01-19T17:10:00Z">
        <w:r>
          <w:rPr>
            <w:rFonts w:ascii="Arial" w:hAnsi="Arial" w:cs="Arial"/>
            <w:b/>
            <w:bCs/>
            <w:color w:val="000000"/>
            <w:lang w:val="it-IT" w:eastAsia="it-IT"/>
          </w:rPr>
          <w:t>Database centralizzato</w:t>
        </w:r>
        <w:r w:rsidRPr="00CC204E">
          <w:rPr>
            <w:rFonts w:ascii="Arial" w:hAnsi="Arial" w:cs="Arial"/>
            <w:color w:val="000000"/>
            <w:lang w:val="it-IT" w:eastAsia="it-IT"/>
            <w:rPrChange w:id="758" w:author="Enrico Monte" w:date="2019-01-19T17:10:00Z">
              <w:rPr>
                <w:rFonts w:ascii="Arial" w:hAnsi="Arial" w:cs="Arial"/>
                <w:b/>
                <w:bCs/>
                <w:color w:val="000000"/>
                <w:lang w:val="it-IT" w:eastAsia="it-IT"/>
              </w:rPr>
            </w:rPrChange>
          </w:rPr>
          <w:t>:</w:t>
        </w:r>
        <w:r>
          <w:rPr>
            <w:rFonts w:ascii="Arial" w:hAnsi="Arial" w:cs="Arial"/>
            <w:color w:val="000000"/>
            <w:lang w:val="it-IT" w:eastAsia="it-IT"/>
          </w:rPr>
          <w:t xml:space="preserve"> </w:t>
        </w:r>
      </w:ins>
      <w:ins w:id="759" w:author="Stefano Florio" w:date="2019-01-20T18:45:00Z">
        <w:r w:rsidR="00BB29E6">
          <w:rPr>
            <w:rFonts w:ascii="Arial" w:hAnsi="Arial" w:cs="Arial"/>
            <w:color w:val="000000"/>
            <w:lang w:val="it-IT" w:eastAsia="it-IT"/>
          </w:rPr>
          <w:t>P</w:t>
        </w:r>
      </w:ins>
      <w:ins w:id="760" w:author="Enrico Monte" w:date="2019-01-19T17:10:00Z">
        <w:del w:id="761" w:author="Stefano Florio" w:date="2019-01-20T18:45:00Z">
          <w:r w:rsidDel="00BB29E6">
            <w:rPr>
              <w:rFonts w:ascii="Arial" w:hAnsi="Arial" w:cs="Arial"/>
              <w:color w:val="000000"/>
              <w:lang w:val="it-IT" w:eastAsia="it-IT"/>
            </w:rPr>
            <w:delText>p</w:delText>
          </w:r>
        </w:del>
        <w:r>
          <w:rPr>
            <w:rFonts w:ascii="Arial" w:hAnsi="Arial" w:cs="Arial"/>
            <w:color w:val="000000"/>
            <w:lang w:val="it-IT" w:eastAsia="it-IT"/>
          </w:rPr>
          <w:t>er permettere le modifiche sincronizzate e l’acce</w:t>
        </w:r>
      </w:ins>
      <w:ins w:id="762" w:author="Enrico Monte" w:date="2019-01-19T17:11:00Z">
        <w:r>
          <w:rPr>
            <w:rFonts w:ascii="Arial" w:hAnsi="Arial" w:cs="Arial"/>
            <w:color w:val="000000"/>
            <w:lang w:val="it-IT" w:eastAsia="it-IT"/>
          </w:rPr>
          <w:t xml:space="preserve">sso in parallelo da parte di più </w:t>
        </w:r>
      </w:ins>
      <w:ins w:id="763" w:author="Enrico Monte" w:date="2019-01-19T17:14:00Z">
        <w:r>
          <w:rPr>
            <w:rFonts w:ascii="Arial" w:hAnsi="Arial" w:cs="Arial"/>
            <w:color w:val="000000"/>
            <w:lang w:val="it-IT" w:eastAsia="it-IT"/>
          </w:rPr>
          <w:t xml:space="preserve">gestori, il database deve essere centralizzato, ovvero </w:t>
        </w:r>
      </w:ins>
      <w:ins w:id="764" w:author="Enrico Monte" w:date="2019-01-19T17:15:00Z">
        <w:r>
          <w:rPr>
            <w:rFonts w:ascii="Arial" w:hAnsi="Arial" w:cs="Arial"/>
            <w:color w:val="000000"/>
            <w:lang w:val="it-IT" w:eastAsia="it-IT"/>
          </w:rPr>
          <w:t>memorizzato su un server dove i vari gestori possono accedervi dalle loro macchine.</w:t>
        </w:r>
      </w:ins>
    </w:p>
    <w:p w:rsidR="00CC204E" w:rsidRDefault="00CC204E">
      <w:pPr>
        <w:numPr>
          <w:ilvl w:val="0"/>
          <w:numId w:val="48"/>
        </w:numPr>
        <w:autoSpaceDE w:val="0"/>
        <w:autoSpaceDN w:val="0"/>
        <w:adjustRightInd w:val="0"/>
        <w:rPr>
          <w:ins w:id="765" w:author="Enrico Monte" w:date="2019-01-19T17:17:00Z"/>
          <w:rFonts w:ascii="Arial" w:hAnsi="Arial" w:cs="Arial"/>
          <w:color w:val="000000"/>
          <w:lang w:val="it-IT" w:eastAsia="it-IT"/>
        </w:rPr>
        <w:pPrChange w:id="766" w:author="Stefano Florio" w:date="2019-01-20T18:39:00Z">
          <w:pPr>
            <w:numPr>
              <w:numId w:val="38"/>
            </w:numPr>
            <w:autoSpaceDE w:val="0"/>
            <w:autoSpaceDN w:val="0"/>
            <w:adjustRightInd w:val="0"/>
            <w:ind w:left="720" w:hanging="360"/>
          </w:pPr>
        </w:pPrChange>
      </w:pPr>
      <w:ins w:id="767" w:author="Enrico Monte" w:date="2019-01-19T17:15:00Z">
        <w:r>
          <w:rPr>
            <w:rFonts w:ascii="Arial" w:hAnsi="Arial" w:cs="Arial"/>
            <w:b/>
            <w:bCs/>
            <w:color w:val="000000"/>
            <w:lang w:val="it-IT" w:eastAsia="it-IT"/>
          </w:rPr>
          <w:t xml:space="preserve">Fault </w:t>
        </w:r>
        <w:proofErr w:type="spellStart"/>
        <w:r>
          <w:rPr>
            <w:rFonts w:ascii="Arial" w:hAnsi="Arial" w:cs="Arial"/>
            <w:b/>
            <w:bCs/>
            <w:color w:val="000000"/>
            <w:lang w:val="it-IT" w:eastAsia="it-IT"/>
          </w:rPr>
          <w:t>tolerance</w:t>
        </w:r>
        <w:proofErr w:type="spellEnd"/>
        <w:r w:rsidRPr="00CC204E">
          <w:rPr>
            <w:rFonts w:ascii="Arial" w:hAnsi="Arial" w:cs="Arial"/>
            <w:color w:val="000000"/>
            <w:lang w:val="it-IT" w:eastAsia="it-IT"/>
            <w:rPrChange w:id="768" w:author="Enrico Monte" w:date="2019-01-19T17:15:00Z">
              <w:rPr>
                <w:rFonts w:ascii="Arial" w:hAnsi="Arial" w:cs="Arial"/>
                <w:b/>
                <w:bCs/>
                <w:color w:val="000000"/>
                <w:lang w:val="it-IT" w:eastAsia="it-IT"/>
              </w:rPr>
            </w:rPrChange>
          </w:rPr>
          <w:t>:</w:t>
        </w:r>
        <w:r>
          <w:rPr>
            <w:rFonts w:ascii="Arial" w:hAnsi="Arial" w:cs="Arial"/>
            <w:color w:val="000000"/>
            <w:lang w:val="it-IT" w:eastAsia="it-IT"/>
          </w:rPr>
          <w:t xml:space="preserve"> Il database deve permettere</w:t>
        </w:r>
      </w:ins>
      <w:ins w:id="769" w:author="Enrico Monte" w:date="2019-01-19T17:16:00Z">
        <w:r>
          <w:rPr>
            <w:rFonts w:ascii="Arial" w:hAnsi="Arial" w:cs="Arial"/>
            <w:color w:val="000000"/>
            <w:lang w:val="it-IT" w:eastAsia="it-IT"/>
          </w:rPr>
          <w:t xml:space="preserve"> funzioni di backup per creare un </w:t>
        </w:r>
        <w:proofErr w:type="spellStart"/>
        <w:r>
          <w:rPr>
            <w:rFonts w:ascii="Arial" w:hAnsi="Arial" w:cs="Arial"/>
            <w:color w:val="000000"/>
            <w:lang w:val="it-IT" w:eastAsia="it-IT"/>
          </w:rPr>
          <w:t>dump</w:t>
        </w:r>
        <w:proofErr w:type="spellEnd"/>
        <w:r>
          <w:rPr>
            <w:rFonts w:ascii="Arial" w:hAnsi="Arial" w:cs="Arial"/>
            <w:color w:val="000000"/>
            <w:lang w:val="it-IT" w:eastAsia="it-IT"/>
          </w:rPr>
          <w:t xml:space="preserve"> della situazione attuale</w:t>
        </w:r>
      </w:ins>
      <w:ins w:id="770" w:author="Enrico Monte" w:date="2019-01-19T18:33:00Z">
        <w:r w:rsidR="00B74C2E">
          <w:rPr>
            <w:rFonts w:ascii="Arial" w:hAnsi="Arial" w:cs="Arial"/>
            <w:color w:val="000000"/>
            <w:lang w:val="it-IT" w:eastAsia="it-IT"/>
          </w:rPr>
          <w:t xml:space="preserve"> e</w:t>
        </w:r>
      </w:ins>
      <w:ins w:id="771" w:author="Enrico Monte" w:date="2019-01-20T15:45:00Z">
        <w:r w:rsidR="006F2217">
          <w:rPr>
            <w:rFonts w:ascii="Arial" w:hAnsi="Arial" w:cs="Arial"/>
            <w:color w:val="000000"/>
            <w:lang w:val="it-IT" w:eastAsia="it-IT"/>
          </w:rPr>
          <w:t xml:space="preserve"> permettere</w:t>
        </w:r>
      </w:ins>
      <w:ins w:id="772" w:author="Enrico Monte" w:date="2019-01-19T17:16:00Z">
        <w:r>
          <w:rPr>
            <w:rFonts w:ascii="Arial" w:hAnsi="Arial" w:cs="Arial"/>
            <w:color w:val="000000"/>
            <w:lang w:val="it-IT" w:eastAsia="it-IT"/>
          </w:rPr>
          <w:t xml:space="preserve"> l’eventuale ripr</w:t>
        </w:r>
      </w:ins>
      <w:ins w:id="773" w:author="Enrico Monte" w:date="2019-01-19T17:17:00Z">
        <w:r>
          <w:rPr>
            <w:rFonts w:ascii="Arial" w:hAnsi="Arial" w:cs="Arial"/>
            <w:color w:val="000000"/>
            <w:lang w:val="it-IT" w:eastAsia="it-IT"/>
          </w:rPr>
          <w:t>istino di quest’ultimo.</w:t>
        </w:r>
      </w:ins>
      <w:ins w:id="774" w:author="Enrico Monte" w:date="2019-01-20T12:38:00Z">
        <w:r w:rsidR="00F8035B">
          <w:rPr>
            <w:rFonts w:ascii="Arial" w:hAnsi="Arial" w:cs="Arial"/>
            <w:color w:val="000000"/>
            <w:lang w:val="it-IT" w:eastAsia="it-IT"/>
          </w:rPr>
          <w:t xml:space="preserve"> Così da evitare la perdita di dati.</w:t>
        </w:r>
      </w:ins>
    </w:p>
    <w:p w:rsidR="000C06A8" w:rsidRDefault="000C06A8">
      <w:pPr>
        <w:numPr>
          <w:ilvl w:val="0"/>
          <w:numId w:val="48"/>
        </w:numPr>
        <w:autoSpaceDE w:val="0"/>
        <w:autoSpaceDN w:val="0"/>
        <w:adjustRightInd w:val="0"/>
        <w:rPr>
          <w:ins w:id="775" w:author="Enrico Monte" w:date="2019-01-20T12:38:00Z"/>
          <w:rFonts w:ascii="Arial" w:hAnsi="Arial" w:cs="Arial"/>
          <w:color w:val="000000"/>
          <w:lang w:val="it-IT" w:eastAsia="it-IT"/>
        </w:rPr>
        <w:pPrChange w:id="776" w:author="Stefano Florio" w:date="2019-01-20T18:39:00Z">
          <w:pPr>
            <w:numPr>
              <w:numId w:val="38"/>
            </w:numPr>
            <w:autoSpaceDE w:val="0"/>
            <w:autoSpaceDN w:val="0"/>
            <w:adjustRightInd w:val="0"/>
            <w:ind w:left="720" w:hanging="360"/>
          </w:pPr>
        </w:pPrChange>
      </w:pPr>
      <w:ins w:id="777" w:author="Enrico Monte" w:date="2019-01-19T17:18:00Z">
        <w:del w:id="778" w:author="Stefano Florio" w:date="2019-01-20T21:24:00Z">
          <w:r w:rsidDel="00E82EC1">
            <w:rPr>
              <w:rFonts w:ascii="Arial" w:hAnsi="Arial" w:cs="Arial"/>
              <w:b/>
              <w:bCs/>
              <w:color w:val="000000"/>
              <w:lang w:val="it-IT" w:eastAsia="it-IT"/>
            </w:rPr>
            <w:delText>Storage DB</w:delText>
          </w:r>
          <w:r w:rsidRPr="000C06A8" w:rsidDel="00E82EC1">
            <w:rPr>
              <w:rFonts w:ascii="Arial" w:hAnsi="Arial" w:cs="Arial"/>
              <w:color w:val="000000"/>
              <w:lang w:val="it-IT" w:eastAsia="it-IT"/>
              <w:rPrChange w:id="779" w:author="Enrico Monte" w:date="2019-01-19T17:18:00Z">
                <w:rPr>
                  <w:rFonts w:ascii="Arial" w:hAnsi="Arial" w:cs="Arial"/>
                  <w:b/>
                  <w:bCs/>
                  <w:color w:val="000000"/>
                  <w:lang w:val="it-IT" w:eastAsia="it-IT"/>
                </w:rPr>
              </w:rPrChange>
            </w:rPr>
            <w:delText>:</w:delText>
          </w:r>
          <w:r w:rsidDel="00E82EC1">
            <w:rPr>
              <w:rFonts w:ascii="Arial" w:hAnsi="Arial" w:cs="Arial"/>
              <w:color w:val="000000"/>
              <w:lang w:val="it-IT" w:eastAsia="it-IT"/>
            </w:rPr>
            <w:delText xml:space="preserve"> </w:delText>
          </w:r>
        </w:del>
        <w:del w:id="780" w:author="Stefano Florio" w:date="2019-01-20T18:45:00Z">
          <w:r w:rsidDel="00BB29E6">
            <w:rPr>
              <w:rFonts w:ascii="Arial" w:hAnsi="Arial" w:cs="Arial"/>
              <w:color w:val="000000"/>
              <w:lang w:val="it-IT" w:eastAsia="it-IT"/>
            </w:rPr>
            <w:delText>il</w:delText>
          </w:r>
        </w:del>
        <w:del w:id="781" w:author="Stefano Florio" w:date="2019-01-20T21:24:00Z">
          <w:r w:rsidDel="00E82EC1">
            <w:rPr>
              <w:rFonts w:ascii="Arial" w:hAnsi="Arial" w:cs="Arial"/>
              <w:color w:val="000000"/>
              <w:lang w:val="it-IT" w:eastAsia="it-IT"/>
            </w:rPr>
            <w:delText xml:space="preserve"> database deve avere una taglia tale da p</w:delText>
          </w:r>
        </w:del>
      </w:ins>
      <w:ins w:id="782" w:author="Enrico Monte" w:date="2019-01-19T17:19:00Z">
        <w:del w:id="783" w:author="Stefano Florio" w:date="2019-01-20T21:24:00Z">
          <w:r w:rsidDel="00E82EC1">
            <w:rPr>
              <w:rFonts w:ascii="Arial" w:hAnsi="Arial" w:cs="Arial"/>
              <w:color w:val="000000"/>
              <w:lang w:val="it-IT" w:eastAsia="it-IT"/>
            </w:rPr>
            <w:delText>oter memorizzare e gestire</w:delText>
          </w:r>
        </w:del>
      </w:ins>
      <w:ins w:id="784" w:author="Enrico Monte" w:date="2019-01-19T17:18:00Z">
        <w:del w:id="785" w:author="Stefano Florio" w:date="2019-01-20T21:24:00Z">
          <w:r w:rsidDel="00E82EC1">
            <w:rPr>
              <w:rFonts w:ascii="Arial" w:hAnsi="Arial" w:cs="Arial"/>
              <w:color w:val="000000"/>
              <w:lang w:val="it-IT" w:eastAsia="it-IT"/>
            </w:rPr>
            <w:delText xml:space="preserve"> 150.000 sensori e</w:delText>
          </w:r>
        </w:del>
      </w:ins>
      <w:ins w:id="786" w:author="Enrico Monte" w:date="2019-01-19T18:33:00Z">
        <w:del w:id="787" w:author="Stefano Florio" w:date="2019-01-20T21:24:00Z">
          <w:r w:rsidR="00B74C2E" w:rsidDel="00E82EC1">
            <w:rPr>
              <w:rFonts w:ascii="Arial" w:hAnsi="Arial" w:cs="Arial"/>
              <w:color w:val="000000"/>
              <w:lang w:val="it-IT" w:eastAsia="it-IT"/>
            </w:rPr>
            <w:delText>d i</w:delText>
          </w:r>
        </w:del>
      </w:ins>
      <w:ins w:id="788" w:author="Enrico Monte" w:date="2019-01-19T17:18:00Z">
        <w:del w:id="789" w:author="Stefano Florio" w:date="2019-01-20T21:24:00Z">
          <w:r w:rsidDel="00E82EC1">
            <w:rPr>
              <w:rFonts w:ascii="Arial" w:hAnsi="Arial" w:cs="Arial"/>
              <w:color w:val="000000"/>
              <w:lang w:val="it-IT" w:eastAsia="it-IT"/>
            </w:rPr>
            <w:delText xml:space="preserve"> relativi valori</w:delText>
          </w:r>
        </w:del>
      </w:ins>
      <w:ins w:id="790" w:author="Enrico Monte" w:date="2019-01-19T17:19:00Z">
        <w:del w:id="791" w:author="Stefano Florio" w:date="2019-01-20T18:39:00Z">
          <w:r w:rsidDel="00BB29E6">
            <w:rPr>
              <w:rFonts w:ascii="Arial" w:hAnsi="Arial" w:cs="Arial"/>
              <w:color w:val="000000"/>
              <w:lang w:val="it-IT" w:eastAsia="it-IT"/>
            </w:rPr>
            <w:delText>.</w:delText>
          </w:r>
        </w:del>
      </w:ins>
      <w:ins w:id="792" w:author="Stefano Florio" w:date="2019-01-20T18:39:00Z">
        <w:r w:rsidR="00BB29E6">
          <w:rPr>
            <w:rFonts w:ascii="Arial" w:hAnsi="Arial" w:cs="Arial"/>
            <w:b/>
            <w:bCs/>
            <w:color w:val="000000"/>
            <w:lang w:val="it-IT" w:eastAsia="it-IT"/>
          </w:rPr>
          <w:t>Connessioni</w:t>
        </w:r>
        <w:r w:rsidR="00BB29E6" w:rsidRPr="006514BA">
          <w:rPr>
            <w:rFonts w:ascii="Arial" w:hAnsi="Arial" w:cs="Arial"/>
            <w:color w:val="000000"/>
            <w:lang w:val="it-IT" w:eastAsia="it-IT"/>
          </w:rPr>
          <w:t>:</w:t>
        </w:r>
        <w:r w:rsidR="00BB29E6">
          <w:rPr>
            <w:rFonts w:ascii="Arial" w:hAnsi="Arial" w:cs="Arial"/>
            <w:color w:val="000000"/>
            <w:lang w:val="it-IT" w:eastAsia="it-IT"/>
          </w:rPr>
          <w:t xml:space="preserve"> </w:t>
        </w:r>
      </w:ins>
      <w:ins w:id="793" w:author="Stefano Florio" w:date="2019-01-20T18:45:00Z">
        <w:r w:rsidR="00BB29E6">
          <w:rPr>
            <w:rFonts w:ascii="Arial" w:hAnsi="Arial" w:cs="Arial"/>
            <w:color w:val="000000"/>
            <w:lang w:val="it-IT" w:eastAsia="it-IT"/>
          </w:rPr>
          <w:t>Il</w:t>
        </w:r>
      </w:ins>
      <w:ins w:id="794" w:author="Stefano Florio" w:date="2019-01-20T18:39:00Z">
        <w:r w:rsidR="00BB29E6">
          <w:rPr>
            <w:rFonts w:ascii="Arial" w:hAnsi="Arial" w:cs="Arial"/>
            <w:color w:val="000000"/>
            <w:lang w:val="it-IT" w:eastAsia="it-IT"/>
          </w:rPr>
          <w:t xml:space="preserve"> database deve permettere l’accesso in parallelo di più utenti (almeno 50 gestori), quindi deve gestire un numero massimo di connessioni pari e/o superiore a 50. Inoltre deve fare in modo di restituire reattivamente i risultati delle query</w:t>
        </w:r>
      </w:ins>
      <w:ins w:id="795" w:author="Stefano Florio" w:date="2019-01-20T18:46:00Z">
        <w:r w:rsidR="00BB29E6">
          <w:rPr>
            <w:rFonts w:ascii="Arial" w:hAnsi="Arial" w:cs="Arial"/>
            <w:color w:val="000000"/>
            <w:lang w:val="it-IT" w:eastAsia="it-IT"/>
          </w:rPr>
          <w:t>.</w:t>
        </w:r>
      </w:ins>
    </w:p>
    <w:p w:rsidR="00F8035B" w:rsidRPr="00CC204E" w:rsidDel="00F8035B" w:rsidRDefault="00F8035B">
      <w:pPr>
        <w:numPr>
          <w:ilvl w:val="0"/>
          <w:numId w:val="38"/>
        </w:numPr>
        <w:autoSpaceDE w:val="0"/>
        <w:autoSpaceDN w:val="0"/>
        <w:adjustRightInd w:val="0"/>
        <w:rPr>
          <w:del w:id="796" w:author="Enrico Monte" w:date="2019-01-20T12:40:00Z"/>
          <w:rFonts w:ascii="Arial" w:hAnsi="Arial" w:cs="Arial"/>
          <w:color w:val="000000"/>
          <w:lang w:val="it-IT" w:eastAsia="it-IT"/>
        </w:rPr>
      </w:pPr>
      <w:ins w:id="797" w:author="Enrico Monte" w:date="2019-01-20T12:39:00Z">
        <w:del w:id="798" w:author="Stefano Florio" w:date="2019-01-20T18:39:00Z">
          <w:r w:rsidDel="00BB29E6">
            <w:rPr>
              <w:rFonts w:ascii="Arial" w:hAnsi="Arial" w:cs="Arial"/>
              <w:b/>
              <w:bCs/>
              <w:color w:val="000000"/>
              <w:lang w:val="it-IT" w:eastAsia="it-IT"/>
            </w:rPr>
            <w:delText>Connessioni</w:delText>
          </w:r>
          <w:r w:rsidRPr="00F8035B" w:rsidDel="00BB29E6">
            <w:rPr>
              <w:rFonts w:ascii="Arial" w:hAnsi="Arial" w:cs="Arial"/>
              <w:color w:val="000000"/>
              <w:lang w:val="it-IT" w:eastAsia="it-IT"/>
              <w:rPrChange w:id="799" w:author="Enrico Monte" w:date="2019-01-20T12:39:00Z">
                <w:rPr>
                  <w:rFonts w:ascii="Arial" w:hAnsi="Arial" w:cs="Arial"/>
                  <w:b/>
                  <w:bCs/>
                  <w:color w:val="000000"/>
                  <w:lang w:val="it-IT" w:eastAsia="it-IT"/>
                </w:rPr>
              </w:rPrChange>
            </w:rPr>
            <w:delText>:</w:delText>
          </w:r>
          <w:r w:rsidDel="00BB29E6">
            <w:rPr>
              <w:rFonts w:ascii="Arial" w:hAnsi="Arial" w:cs="Arial"/>
              <w:color w:val="000000"/>
              <w:lang w:val="it-IT" w:eastAsia="it-IT"/>
            </w:rPr>
            <w:delText xml:space="preserve"> il database deve permettere</w:delText>
          </w:r>
        </w:del>
      </w:ins>
      <w:ins w:id="800" w:author="Enrico Monte" w:date="2019-01-20T12:41:00Z">
        <w:del w:id="801" w:author="Stefano Florio" w:date="2019-01-20T18:39:00Z">
          <w:r w:rsidDel="00BB29E6">
            <w:rPr>
              <w:rFonts w:ascii="Arial" w:hAnsi="Arial" w:cs="Arial"/>
              <w:color w:val="000000"/>
              <w:lang w:val="it-IT" w:eastAsia="it-IT"/>
            </w:rPr>
            <w:delText xml:space="preserve"> </w:delText>
          </w:r>
        </w:del>
      </w:ins>
      <w:ins w:id="802" w:author="Enrico Monte" w:date="2019-01-20T12:39:00Z">
        <w:del w:id="803" w:author="Stefano Florio" w:date="2019-01-20T18:39:00Z">
          <w:r w:rsidDel="00BB29E6">
            <w:rPr>
              <w:rFonts w:ascii="Arial" w:hAnsi="Arial" w:cs="Arial"/>
              <w:color w:val="000000"/>
              <w:lang w:val="it-IT" w:eastAsia="it-IT"/>
            </w:rPr>
            <w:delText xml:space="preserve">l’accesso in parallelo di più </w:delText>
          </w:r>
        </w:del>
      </w:ins>
      <w:ins w:id="804" w:author="Enrico Monte" w:date="2019-01-20T15:48:00Z">
        <w:del w:id="805" w:author="Stefano Florio" w:date="2019-01-20T18:39:00Z">
          <w:r w:rsidR="0098045E" w:rsidDel="00BB29E6">
            <w:rPr>
              <w:rFonts w:ascii="Arial" w:hAnsi="Arial" w:cs="Arial"/>
              <w:color w:val="000000"/>
              <w:lang w:val="it-IT" w:eastAsia="it-IT"/>
            </w:rPr>
            <w:delText>utenti</w:delText>
          </w:r>
        </w:del>
      </w:ins>
      <w:ins w:id="806" w:author="Enrico Monte" w:date="2019-01-20T12:39:00Z">
        <w:del w:id="807" w:author="Stefano Florio" w:date="2019-01-20T18:39:00Z">
          <w:r w:rsidDel="00BB29E6">
            <w:rPr>
              <w:rFonts w:ascii="Arial" w:hAnsi="Arial" w:cs="Arial"/>
              <w:color w:val="000000"/>
              <w:lang w:val="it-IT" w:eastAsia="it-IT"/>
            </w:rPr>
            <w:delText xml:space="preserve"> (almeno 50</w:delText>
          </w:r>
        </w:del>
      </w:ins>
      <w:ins w:id="808" w:author="Enrico Monte" w:date="2019-01-20T15:48:00Z">
        <w:del w:id="809" w:author="Stefano Florio" w:date="2019-01-20T18:39:00Z">
          <w:r w:rsidR="0098045E" w:rsidDel="00BB29E6">
            <w:rPr>
              <w:rFonts w:ascii="Arial" w:hAnsi="Arial" w:cs="Arial"/>
              <w:color w:val="000000"/>
              <w:lang w:val="it-IT" w:eastAsia="it-IT"/>
            </w:rPr>
            <w:delText xml:space="preserve"> gestori</w:delText>
          </w:r>
        </w:del>
      </w:ins>
      <w:ins w:id="810" w:author="Enrico Monte" w:date="2019-01-20T12:39:00Z">
        <w:del w:id="811" w:author="Stefano Florio" w:date="2019-01-20T18:39:00Z">
          <w:r w:rsidDel="00BB29E6">
            <w:rPr>
              <w:rFonts w:ascii="Arial" w:hAnsi="Arial" w:cs="Arial"/>
              <w:color w:val="000000"/>
              <w:lang w:val="it-IT" w:eastAsia="it-IT"/>
            </w:rPr>
            <w:delText>)</w:delText>
          </w:r>
        </w:del>
      </w:ins>
      <w:ins w:id="812" w:author="Enrico Monte" w:date="2019-01-20T15:50:00Z">
        <w:del w:id="813" w:author="Stefano Florio" w:date="2019-01-20T18:39:00Z">
          <w:r w:rsidR="0098045E" w:rsidDel="00BB29E6">
            <w:rPr>
              <w:rFonts w:ascii="Arial" w:hAnsi="Arial" w:cs="Arial"/>
              <w:color w:val="000000"/>
              <w:lang w:val="it-IT" w:eastAsia="it-IT"/>
            </w:rPr>
            <w:delText>, quindi deve gestire un numero massimo di connessioni pari e/o superiore</w:delText>
          </w:r>
        </w:del>
      </w:ins>
      <w:ins w:id="814" w:author="Enrico Monte" w:date="2019-01-20T15:51:00Z">
        <w:del w:id="815" w:author="Stefano Florio" w:date="2019-01-20T18:39:00Z">
          <w:r w:rsidR="0098045E" w:rsidDel="00BB29E6">
            <w:rPr>
              <w:rFonts w:ascii="Arial" w:hAnsi="Arial" w:cs="Arial"/>
              <w:color w:val="000000"/>
              <w:lang w:val="it-IT" w:eastAsia="it-IT"/>
            </w:rPr>
            <w:delText xml:space="preserve"> a 50.</w:delText>
          </w:r>
        </w:del>
      </w:ins>
      <w:ins w:id="816" w:author="Enrico Monte" w:date="2019-01-20T12:40:00Z">
        <w:del w:id="817" w:author="Stefano Florio" w:date="2019-01-20T18:39:00Z">
          <w:r w:rsidDel="00BB29E6">
            <w:rPr>
              <w:rFonts w:ascii="Arial" w:hAnsi="Arial" w:cs="Arial"/>
              <w:color w:val="000000"/>
              <w:lang w:val="it-IT" w:eastAsia="it-IT"/>
            </w:rPr>
            <w:delText xml:space="preserve"> </w:delText>
          </w:r>
        </w:del>
      </w:ins>
      <w:ins w:id="818" w:author="Enrico Monte" w:date="2019-01-20T15:51:00Z">
        <w:del w:id="819" w:author="Stefano Florio" w:date="2019-01-20T18:39:00Z">
          <w:r w:rsidR="0098045E" w:rsidDel="00BB29E6">
            <w:rPr>
              <w:rFonts w:ascii="Arial" w:hAnsi="Arial" w:cs="Arial"/>
              <w:color w:val="000000"/>
              <w:lang w:val="it-IT" w:eastAsia="it-IT"/>
            </w:rPr>
            <w:delText>Inoltre deve fare in modo di</w:delText>
          </w:r>
        </w:del>
      </w:ins>
      <w:ins w:id="820" w:author="Enrico Monte" w:date="2019-01-20T12:40:00Z">
        <w:del w:id="821" w:author="Stefano Florio" w:date="2019-01-20T18:39:00Z">
          <w:r w:rsidDel="00BB29E6">
            <w:rPr>
              <w:rFonts w:ascii="Arial" w:hAnsi="Arial" w:cs="Arial"/>
              <w:color w:val="000000"/>
              <w:lang w:val="it-IT" w:eastAsia="it-IT"/>
            </w:rPr>
            <w:delText xml:space="preserve"> restituire reattivamente i risultati delle query</w:delText>
          </w:r>
        </w:del>
      </w:ins>
      <w:ins w:id="822" w:author="Enrico Monte" w:date="2019-01-20T12:41:00Z">
        <w:r>
          <w:rPr>
            <w:rFonts w:ascii="Arial" w:hAnsi="Arial" w:cs="Arial"/>
            <w:color w:val="000000"/>
            <w:lang w:val="it-IT" w:eastAsia="it-IT"/>
          </w:rPr>
          <w:t>.</w:t>
        </w:r>
      </w:ins>
      <w:ins w:id="823" w:author="Enrico Monte" w:date="2019-01-20T12:40:00Z">
        <w:r>
          <w:rPr>
            <w:rFonts w:ascii="Arial" w:hAnsi="Arial" w:cs="Arial"/>
            <w:color w:val="000000"/>
            <w:lang w:val="it-IT" w:eastAsia="it-IT"/>
          </w:rPr>
          <w:t xml:space="preserve"> </w:t>
        </w:r>
      </w:ins>
    </w:p>
    <w:p w:rsidR="00D85634" w:rsidRPr="006A40C8" w:rsidRDefault="00B03715">
      <w:pPr>
        <w:rPr>
          <w:rFonts w:ascii="Arial" w:hAnsi="Arial" w:cs="Arial"/>
          <w:lang w:val="it-IT"/>
        </w:rPr>
        <w:pPrChange w:id="824" w:author="Enrico Monte" w:date="2019-01-20T12:40:00Z">
          <w:pPr>
            <w:pStyle w:val="Titolo"/>
            <w:spacing w:after="0"/>
            <w:jc w:val="both"/>
          </w:pPr>
        </w:pPrChange>
      </w:pPr>
      <w:del w:id="825" w:author="Enrico Monte" w:date="2019-01-20T12:40:00Z">
        <w:r w:rsidRPr="006A40C8" w:rsidDel="00F8035B">
          <w:rPr>
            <w:rFonts w:ascii="Arial" w:hAnsi="Arial" w:cs="Arial"/>
            <w:lang w:val="it-IT"/>
          </w:rPr>
          <w:delText xml:space="preserve"> </w:delText>
        </w:r>
      </w:del>
    </w:p>
    <w:p w:rsidR="00D85634" w:rsidRPr="006A40C8" w:rsidDel="00BB29E6" w:rsidRDefault="00D85634" w:rsidP="00D13962">
      <w:pPr>
        <w:pStyle w:val="Titolo"/>
        <w:spacing w:after="0"/>
        <w:jc w:val="both"/>
        <w:rPr>
          <w:del w:id="826" w:author="Stefano Florio" w:date="2019-01-20T18:46:00Z"/>
          <w:rFonts w:ascii="Arial" w:hAnsi="Arial" w:cs="Arial"/>
          <w:color w:val="auto"/>
          <w:spacing w:val="0"/>
          <w:kern w:val="0"/>
          <w:sz w:val="24"/>
          <w:szCs w:val="24"/>
          <w:lang w:val="it-IT"/>
        </w:rPr>
      </w:pPr>
    </w:p>
    <w:p w:rsidR="00D85634" w:rsidRPr="006A40C8" w:rsidDel="00BB29E6" w:rsidRDefault="00D85634" w:rsidP="00D13962">
      <w:pPr>
        <w:pStyle w:val="Titolo"/>
        <w:spacing w:after="0"/>
        <w:jc w:val="both"/>
        <w:rPr>
          <w:del w:id="827" w:author="Stefano Florio" w:date="2019-01-20T18:47:00Z"/>
          <w:rFonts w:ascii="Arial" w:hAnsi="Arial" w:cs="Arial"/>
          <w:color w:val="auto"/>
          <w:spacing w:val="0"/>
          <w:kern w:val="0"/>
          <w:sz w:val="24"/>
          <w:szCs w:val="24"/>
          <w:lang w:val="it-IT"/>
        </w:rPr>
      </w:pPr>
    </w:p>
    <w:p w:rsidR="006A40C8" w:rsidDel="00BB29E6" w:rsidRDefault="006A40C8" w:rsidP="00D13962">
      <w:pPr>
        <w:pStyle w:val="Titolo"/>
        <w:spacing w:after="0"/>
        <w:jc w:val="both"/>
        <w:rPr>
          <w:del w:id="828" w:author="Stefano Florio" w:date="2019-01-20T18:47:00Z"/>
          <w:rFonts w:ascii="Arial" w:hAnsi="Arial" w:cs="Arial"/>
          <w:color w:val="auto"/>
          <w:spacing w:val="0"/>
          <w:kern w:val="0"/>
          <w:sz w:val="24"/>
          <w:szCs w:val="24"/>
          <w:lang w:val="it-IT"/>
        </w:rPr>
      </w:pPr>
    </w:p>
    <w:p w:rsidR="006A40C8" w:rsidDel="00BB29E6" w:rsidRDefault="006A40C8" w:rsidP="00D13962">
      <w:pPr>
        <w:pStyle w:val="Titolo"/>
        <w:spacing w:after="0"/>
        <w:jc w:val="both"/>
        <w:rPr>
          <w:del w:id="829" w:author="Stefano Florio" w:date="2019-01-20T18:47:00Z"/>
          <w:rFonts w:ascii="Arial" w:hAnsi="Arial" w:cs="Arial"/>
          <w:color w:val="auto"/>
          <w:spacing w:val="0"/>
          <w:kern w:val="0"/>
          <w:sz w:val="24"/>
          <w:szCs w:val="24"/>
          <w:lang w:val="it-IT"/>
        </w:rPr>
      </w:pPr>
    </w:p>
    <w:p w:rsidR="006A40C8" w:rsidDel="00BB29E6" w:rsidRDefault="006A40C8" w:rsidP="00D13962">
      <w:pPr>
        <w:pStyle w:val="Titolo"/>
        <w:spacing w:after="0"/>
        <w:jc w:val="both"/>
        <w:rPr>
          <w:del w:id="830" w:author="Stefano Florio" w:date="2019-01-20T18:47:00Z"/>
          <w:rFonts w:ascii="Arial" w:hAnsi="Arial" w:cs="Arial"/>
          <w:color w:val="auto"/>
          <w:spacing w:val="0"/>
          <w:kern w:val="0"/>
          <w:sz w:val="24"/>
          <w:szCs w:val="24"/>
          <w:lang w:val="it-IT"/>
        </w:rPr>
      </w:pPr>
    </w:p>
    <w:p w:rsidR="006A40C8" w:rsidDel="00BB29E6" w:rsidRDefault="006A40C8" w:rsidP="00D13962">
      <w:pPr>
        <w:pStyle w:val="Titolo"/>
        <w:spacing w:after="0"/>
        <w:jc w:val="both"/>
        <w:rPr>
          <w:del w:id="831" w:author="Stefano Florio" w:date="2019-01-20T18:47:00Z"/>
          <w:rFonts w:ascii="Arial" w:hAnsi="Arial" w:cs="Arial"/>
          <w:color w:val="auto"/>
          <w:spacing w:val="0"/>
          <w:kern w:val="0"/>
          <w:sz w:val="24"/>
          <w:szCs w:val="24"/>
          <w:lang w:val="it-IT"/>
        </w:rPr>
      </w:pPr>
    </w:p>
    <w:p w:rsidR="006A40C8" w:rsidDel="00BB29E6" w:rsidRDefault="006A40C8" w:rsidP="00D13962">
      <w:pPr>
        <w:pStyle w:val="Titolo"/>
        <w:spacing w:after="0"/>
        <w:jc w:val="both"/>
        <w:rPr>
          <w:del w:id="832" w:author="Stefano Florio" w:date="2019-01-20T18:47:00Z"/>
          <w:rFonts w:ascii="Arial" w:hAnsi="Arial" w:cs="Arial"/>
          <w:color w:val="auto"/>
          <w:spacing w:val="0"/>
          <w:kern w:val="0"/>
          <w:sz w:val="24"/>
          <w:szCs w:val="24"/>
          <w:lang w:val="it-IT"/>
        </w:rPr>
      </w:pPr>
    </w:p>
    <w:p w:rsidR="006A40C8" w:rsidRDefault="006A40C8" w:rsidP="00D13962">
      <w:pPr>
        <w:pStyle w:val="Titolo"/>
        <w:spacing w:after="0"/>
        <w:jc w:val="both"/>
        <w:rPr>
          <w:rFonts w:ascii="Arial" w:hAnsi="Arial" w:cs="Arial"/>
          <w:color w:val="auto"/>
          <w:spacing w:val="0"/>
          <w:kern w:val="0"/>
          <w:sz w:val="24"/>
          <w:szCs w:val="24"/>
          <w:lang w:val="it-IT"/>
        </w:rPr>
      </w:pPr>
    </w:p>
    <w:p w:rsidR="006A40C8" w:rsidRDefault="006A40C8" w:rsidP="00D13962">
      <w:pPr>
        <w:pStyle w:val="Titolo"/>
        <w:spacing w:after="0"/>
        <w:jc w:val="both"/>
        <w:rPr>
          <w:rFonts w:ascii="Arial" w:hAnsi="Arial" w:cs="Arial"/>
          <w:color w:val="auto"/>
          <w:spacing w:val="0"/>
          <w:kern w:val="0"/>
          <w:sz w:val="24"/>
          <w:szCs w:val="24"/>
          <w:lang w:val="it-IT"/>
        </w:rPr>
      </w:pPr>
    </w:p>
    <w:p w:rsidR="006A40C8" w:rsidRDefault="006A40C8" w:rsidP="00D13962">
      <w:pPr>
        <w:pStyle w:val="Titolo"/>
        <w:spacing w:after="0"/>
        <w:jc w:val="both"/>
        <w:rPr>
          <w:rFonts w:ascii="Arial" w:hAnsi="Arial" w:cs="Arial"/>
          <w:color w:val="auto"/>
          <w:spacing w:val="0"/>
          <w:kern w:val="0"/>
          <w:sz w:val="24"/>
          <w:szCs w:val="24"/>
          <w:lang w:val="it-IT"/>
        </w:rPr>
      </w:pPr>
    </w:p>
    <w:p w:rsidR="006A40C8" w:rsidRDefault="006A40C8" w:rsidP="00D13962">
      <w:pPr>
        <w:pStyle w:val="Titolo"/>
        <w:spacing w:after="0"/>
        <w:jc w:val="both"/>
        <w:rPr>
          <w:rFonts w:ascii="Arial" w:hAnsi="Arial" w:cs="Arial"/>
          <w:color w:val="auto"/>
          <w:spacing w:val="0"/>
          <w:kern w:val="0"/>
          <w:sz w:val="24"/>
          <w:szCs w:val="24"/>
          <w:lang w:val="it-IT"/>
        </w:rPr>
      </w:pPr>
    </w:p>
    <w:p w:rsidR="006A40C8" w:rsidRDefault="006A40C8" w:rsidP="00D13962">
      <w:pPr>
        <w:pStyle w:val="Titolo"/>
        <w:spacing w:after="0"/>
        <w:jc w:val="both"/>
        <w:rPr>
          <w:rFonts w:ascii="Arial" w:hAnsi="Arial" w:cs="Arial"/>
          <w:color w:val="auto"/>
          <w:spacing w:val="0"/>
          <w:kern w:val="0"/>
          <w:sz w:val="24"/>
          <w:szCs w:val="24"/>
          <w:lang w:val="it-IT"/>
        </w:rPr>
      </w:pPr>
    </w:p>
    <w:p w:rsidR="006A40C8" w:rsidRDefault="006A40C8" w:rsidP="00D13962">
      <w:pPr>
        <w:pStyle w:val="Titolo"/>
        <w:spacing w:after="0"/>
        <w:jc w:val="both"/>
        <w:rPr>
          <w:rFonts w:ascii="Arial" w:hAnsi="Arial" w:cs="Arial"/>
          <w:color w:val="auto"/>
          <w:spacing w:val="0"/>
          <w:kern w:val="0"/>
          <w:sz w:val="24"/>
          <w:szCs w:val="24"/>
          <w:lang w:val="it-IT"/>
        </w:rPr>
      </w:pPr>
    </w:p>
    <w:p w:rsidR="006A40C8" w:rsidRDefault="006A40C8" w:rsidP="00D13962">
      <w:pPr>
        <w:pStyle w:val="Titolo"/>
        <w:spacing w:after="0"/>
        <w:jc w:val="both"/>
        <w:rPr>
          <w:rFonts w:ascii="Arial" w:hAnsi="Arial" w:cs="Arial"/>
          <w:color w:val="auto"/>
          <w:spacing w:val="0"/>
          <w:kern w:val="0"/>
          <w:sz w:val="24"/>
          <w:szCs w:val="24"/>
          <w:lang w:val="it-IT"/>
        </w:rPr>
      </w:pPr>
    </w:p>
    <w:p w:rsidR="006A40C8" w:rsidRDefault="006A40C8" w:rsidP="00D13962">
      <w:pPr>
        <w:pStyle w:val="Titolo"/>
        <w:spacing w:after="0"/>
        <w:jc w:val="both"/>
        <w:rPr>
          <w:rFonts w:ascii="Arial" w:hAnsi="Arial" w:cs="Arial"/>
          <w:color w:val="auto"/>
          <w:spacing w:val="0"/>
          <w:kern w:val="0"/>
          <w:sz w:val="24"/>
          <w:szCs w:val="24"/>
          <w:lang w:val="it-IT"/>
        </w:rPr>
      </w:pPr>
    </w:p>
    <w:p w:rsidR="006A40C8" w:rsidRDefault="006A40C8" w:rsidP="00D13962">
      <w:pPr>
        <w:pStyle w:val="Titolo"/>
        <w:spacing w:after="0"/>
        <w:jc w:val="both"/>
        <w:rPr>
          <w:rFonts w:ascii="Arial" w:hAnsi="Arial" w:cs="Arial"/>
          <w:color w:val="auto"/>
          <w:spacing w:val="0"/>
          <w:kern w:val="0"/>
          <w:sz w:val="24"/>
          <w:szCs w:val="24"/>
          <w:lang w:val="it-IT"/>
        </w:rPr>
      </w:pPr>
    </w:p>
    <w:p w:rsidR="006A40C8" w:rsidRDefault="006A40C8" w:rsidP="00D13962">
      <w:pPr>
        <w:pStyle w:val="Titolo"/>
        <w:spacing w:after="0"/>
        <w:jc w:val="both"/>
        <w:rPr>
          <w:rFonts w:ascii="Arial" w:hAnsi="Arial" w:cs="Arial"/>
          <w:color w:val="auto"/>
          <w:spacing w:val="0"/>
          <w:kern w:val="0"/>
          <w:sz w:val="24"/>
          <w:szCs w:val="24"/>
          <w:lang w:val="it-IT"/>
        </w:rPr>
      </w:pPr>
    </w:p>
    <w:p w:rsidR="006A40C8" w:rsidRDefault="006A40C8" w:rsidP="00D13962">
      <w:pPr>
        <w:pStyle w:val="Titolo"/>
        <w:spacing w:after="0"/>
        <w:jc w:val="both"/>
        <w:rPr>
          <w:rFonts w:ascii="Arial" w:hAnsi="Arial" w:cs="Arial"/>
          <w:color w:val="auto"/>
          <w:spacing w:val="0"/>
          <w:kern w:val="0"/>
          <w:sz w:val="24"/>
          <w:szCs w:val="24"/>
          <w:lang w:val="it-IT"/>
        </w:rPr>
      </w:pPr>
    </w:p>
    <w:p w:rsidR="00B74C2E" w:rsidRDefault="00B03715" w:rsidP="00D13962">
      <w:pPr>
        <w:pStyle w:val="Titolo"/>
        <w:spacing w:after="0"/>
        <w:jc w:val="both"/>
        <w:rPr>
          <w:ins w:id="833" w:author="Enrico Monte" w:date="2019-01-19T18:33:00Z"/>
          <w:rFonts w:ascii="Arial" w:hAnsi="Arial" w:cs="Arial"/>
          <w:color w:val="auto"/>
          <w:spacing w:val="0"/>
          <w:kern w:val="0"/>
          <w:sz w:val="24"/>
          <w:szCs w:val="24"/>
          <w:lang w:val="it-IT"/>
        </w:rPr>
      </w:pPr>
      <w:r w:rsidRPr="006A40C8">
        <w:rPr>
          <w:rFonts w:ascii="Arial" w:hAnsi="Arial" w:cs="Arial"/>
          <w:color w:val="auto"/>
          <w:spacing w:val="0"/>
          <w:kern w:val="0"/>
          <w:sz w:val="24"/>
          <w:szCs w:val="24"/>
          <w:lang w:val="it-IT"/>
        </w:rPr>
        <w:t xml:space="preserve">  </w:t>
      </w:r>
    </w:p>
    <w:p w:rsidR="00B74C2E" w:rsidRDefault="00B74C2E" w:rsidP="00D13962">
      <w:pPr>
        <w:pStyle w:val="Titolo"/>
        <w:spacing w:after="0"/>
        <w:jc w:val="both"/>
        <w:rPr>
          <w:ins w:id="834" w:author="Enrico Monte" w:date="2019-01-19T18:33:00Z"/>
          <w:rFonts w:ascii="Arial" w:hAnsi="Arial" w:cs="Arial"/>
          <w:color w:val="auto"/>
          <w:spacing w:val="0"/>
          <w:kern w:val="0"/>
          <w:sz w:val="24"/>
          <w:szCs w:val="24"/>
          <w:lang w:val="it-IT"/>
        </w:rPr>
      </w:pPr>
    </w:p>
    <w:p w:rsidR="00B74C2E" w:rsidRDefault="00B74C2E" w:rsidP="00D13962">
      <w:pPr>
        <w:pStyle w:val="Titolo"/>
        <w:spacing w:after="0"/>
        <w:jc w:val="both"/>
        <w:rPr>
          <w:ins w:id="835" w:author="Enrico Monte" w:date="2019-01-19T18:33:00Z"/>
          <w:rFonts w:ascii="Arial" w:hAnsi="Arial" w:cs="Arial"/>
          <w:color w:val="auto"/>
          <w:spacing w:val="0"/>
          <w:kern w:val="0"/>
          <w:sz w:val="24"/>
          <w:szCs w:val="24"/>
          <w:lang w:val="it-IT"/>
        </w:rPr>
      </w:pPr>
    </w:p>
    <w:p w:rsidR="00B74C2E" w:rsidRDefault="00B74C2E" w:rsidP="00D13962">
      <w:pPr>
        <w:pStyle w:val="Titolo"/>
        <w:spacing w:after="0"/>
        <w:jc w:val="both"/>
        <w:rPr>
          <w:ins w:id="836" w:author="Enrico Monte" w:date="2019-01-19T18:33:00Z"/>
          <w:rFonts w:ascii="Arial" w:hAnsi="Arial" w:cs="Arial"/>
          <w:color w:val="auto"/>
          <w:spacing w:val="0"/>
          <w:kern w:val="0"/>
          <w:sz w:val="24"/>
          <w:szCs w:val="24"/>
          <w:lang w:val="it-IT"/>
        </w:rPr>
      </w:pPr>
    </w:p>
    <w:p w:rsidR="00B74C2E" w:rsidRDefault="00B74C2E" w:rsidP="00D13962">
      <w:pPr>
        <w:pStyle w:val="Titolo"/>
        <w:spacing w:after="0"/>
        <w:jc w:val="both"/>
        <w:rPr>
          <w:ins w:id="837" w:author="Enrico Monte" w:date="2019-01-19T18:33:00Z"/>
          <w:rFonts w:ascii="Arial" w:hAnsi="Arial" w:cs="Arial"/>
          <w:color w:val="auto"/>
          <w:spacing w:val="0"/>
          <w:kern w:val="0"/>
          <w:sz w:val="24"/>
          <w:szCs w:val="24"/>
          <w:lang w:val="it-IT"/>
        </w:rPr>
      </w:pPr>
    </w:p>
    <w:p w:rsidR="00B74C2E" w:rsidRDefault="00B74C2E" w:rsidP="00D13962">
      <w:pPr>
        <w:pStyle w:val="Titolo"/>
        <w:spacing w:after="0"/>
        <w:jc w:val="both"/>
        <w:rPr>
          <w:ins w:id="838" w:author="Enrico Monte" w:date="2019-01-19T18:33:00Z"/>
          <w:rFonts w:ascii="Arial" w:hAnsi="Arial" w:cs="Arial"/>
          <w:color w:val="auto"/>
          <w:spacing w:val="0"/>
          <w:kern w:val="0"/>
          <w:sz w:val="24"/>
          <w:szCs w:val="24"/>
          <w:lang w:val="it-IT"/>
        </w:rPr>
      </w:pPr>
    </w:p>
    <w:p w:rsidR="00ED46F1" w:rsidRPr="003F7E55" w:rsidRDefault="00B03715" w:rsidP="00D13962">
      <w:pPr>
        <w:pStyle w:val="Titolo"/>
        <w:spacing w:after="0"/>
        <w:jc w:val="both"/>
        <w:rPr>
          <w:rFonts w:ascii="Arial" w:hAnsi="Arial" w:cs="Arial"/>
          <w:i/>
          <w:color w:val="auto"/>
          <w:spacing w:val="0"/>
          <w:kern w:val="0"/>
          <w:sz w:val="24"/>
          <w:szCs w:val="24"/>
          <w:lang w:val="it-IT"/>
        </w:rPr>
      </w:pPr>
      <w:r w:rsidRPr="003F7E55">
        <w:rPr>
          <w:rFonts w:ascii="Arial" w:hAnsi="Arial" w:cs="Arial"/>
          <w:color w:val="auto"/>
          <w:spacing w:val="0"/>
          <w:kern w:val="0"/>
          <w:sz w:val="24"/>
          <w:szCs w:val="24"/>
          <w:lang w:val="it-IT"/>
        </w:rPr>
        <w:t xml:space="preserve">                        </w:t>
      </w:r>
    </w:p>
    <w:p w:rsidR="0047226A" w:rsidRPr="0098045E" w:rsidRDefault="0047226A" w:rsidP="00ED46F1">
      <w:pPr>
        <w:pStyle w:val="Titolo"/>
        <w:spacing w:line="360" w:lineRule="auto"/>
        <w:rPr>
          <w:rStyle w:val="Enfasiintensa"/>
          <w:sz w:val="28"/>
          <w:lang w:val="it-IT"/>
          <w:rPrChange w:id="839" w:author="Enrico Monte" w:date="2019-01-20T15:51:00Z">
            <w:rPr>
              <w:rStyle w:val="Enfasiintensa"/>
              <w:rFonts w:ascii="Times New Roman" w:hAnsi="Times New Roman"/>
              <w:spacing w:val="0"/>
              <w:kern w:val="0"/>
              <w:sz w:val="28"/>
              <w:szCs w:val="24"/>
            </w:rPr>
          </w:rPrChange>
        </w:rPr>
      </w:pPr>
      <w:r w:rsidRPr="0098045E">
        <w:rPr>
          <w:rStyle w:val="Enfasiintensa"/>
          <w:sz w:val="28"/>
          <w:lang w:val="it-IT"/>
          <w:rPrChange w:id="840" w:author="Enrico Monte" w:date="2019-01-20T15:51:00Z">
            <w:rPr>
              <w:rStyle w:val="Enfasiintensa"/>
              <w:sz w:val="28"/>
            </w:rPr>
          </w:rPrChange>
        </w:rPr>
        <w:lastRenderedPageBreak/>
        <w:t xml:space="preserve">A.2 Non </w:t>
      </w:r>
      <w:proofErr w:type="spellStart"/>
      <w:r w:rsidRPr="0098045E">
        <w:rPr>
          <w:rStyle w:val="Enfasiintensa"/>
          <w:sz w:val="28"/>
          <w:lang w:val="it-IT"/>
          <w:rPrChange w:id="841" w:author="Enrico Monte" w:date="2019-01-20T15:51:00Z">
            <w:rPr>
              <w:rStyle w:val="Enfasiintensa"/>
              <w:sz w:val="28"/>
            </w:rPr>
          </w:rPrChange>
        </w:rPr>
        <w:t>Functional</w:t>
      </w:r>
      <w:proofErr w:type="spellEnd"/>
      <w:r w:rsidRPr="0098045E">
        <w:rPr>
          <w:rStyle w:val="Enfasiintensa"/>
          <w:sz w:val="28"/>
          <w:lang w:val="it-IT"/>
          <w:rPrChange w:id="842" w:author="Enrico Monte" w:date="2019-01-20T15:51:00Z">
            <w:rPr>
              <w:rStyle w:val="Enfasiintensa"/>
              <w:sz w:val="28"/>
            </w:rPr>
          </w:rPrChange>
        </w:rPr>
        <w:t xml:space="preserve"> </w:t>
      </w:r>
      <w:proofErr w:type="spellStart"/>
      <w:r w:rsidRPr="0098045E">
        <w:rPr>
          <w:rStyle w:val="Enfasiintensa"/>
          <w:sz w:val="28"/>
          <w:lang w:val="it-IT"/>
          <w:rPrChange w:id="843" w:author="Enrico Monte" w:date="2019-01-20T15:51:00Z">
            <w:rPr>
              <w:rStyle w:val="Enfasiintensa"/>
              <w:sz w:val="28"/>
            </w:rPr>
          </w:rPrChange>
        </w:rPr>
        <w:t>Requirements</w:t>
      </w:r>
      <w:proofErr w:type="spellEnd"/>
    </w:p>
    <w:p w:rsidR="00247DF0" w:rsidRPr="0098045E" w:rsidRDefault="00247DF0" w:rsidP="006A40C8">
      <w:pPr>
        <w:shd w:val="clear" w:color="auto" w:fill="FFFFFF"/>
        <w:autoSpaceDE w:val="0"/>
        <w:autoSpaceDN w:val="0"/>
        <w:adjustRightInd w:val="0"/>
        <w:rPr>
          <w:ins w:id="844" w:author="Enrico Monte" w:date="2019-01-15T16:49:00Z"/>
          <w:rFonts w:ascii="Arial" w:hAnsi="Arial" w:cs="Arial"/>
          <w:b/>
          <w:bCs/>
          <w:lang w:val="it-IT"/>
          <w:rPrChange w:id="845" w:author="Enrico Monte" w:date="2019-01-20T15:51:00Z">
            <w:rPr>
              <w:ins w:id="846" w:author="Enrico Monte" w:date="2019-01-15T16:49:00Z"/>
              <w:rFonts w:ascii="Arial" w:hAnsi="Arial" w:cs="Arial"/>
              <w:b/>
              <w:bCs/>
            </w:rPr>
          </w:rPrChange>
        </w:rPr>
      </w:pPr>
    </w:p>
    <w:p w:rsidR="006A40C8" w:rsidRPr="0098045E" w:rsidRDefault="006A40C8" w:rsidP="006A40C8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b/>
          <w:bCs/>
          <w:lang w:val="it-IT"/>
          <w:rPrChange w:id="847" w:author="Enrico Monte" w:date="2019-01-20T15:51:00Z">
            <w:rPr>
              <w:rFonts w:ascii="Arial" w:hAnsi="Arial" w:cs="Arial"/>
              <w:b/>
              <w:bCs/>
            </w:rPr>
          </w:rPrChange>
        </w:rPr>
      </w:pPr>
      <w:r w:rsidRPr="0098045E">
        <w:rPr>
          <w:rFonts w:ascii="Arial" w:hAnsi="Arial" w:cs="Arial"/>
          <w:b/>
          <w:bCs/>
          <w:lang w:val="it-IT"/>
          <w:rPrChange w:id="848" w:author="Enrico Monte" w:date="2019-01-20T15:51:00Z">
            <w:rPr>
              <w:rFonts w:ascii="Arial" w:hAnsi="Arial" w:cs="Arial"/>
              <w:b/>
              <w:bCs/>
            </w:rPr>
          </w:rPrChange>
        </w:rPr>
        <w:t>Performance</w:t>
      </w:r>
    </w:p>
    <w:p w:rsidR="006A40C8" w:rsidRPr="006A40C8" w:rsidRDefault="006A40C8" w:rsidP="006A40C8">
      <w:pPr>
        <w:widowControl w:val="0"/>
        <w:numPr>
          <w:ilvl w:val="0"/>
          <w:numId w:val="41"/>
        </w:numPr>
        <w:shd w:val="clear" w:color="auto" w:fill="FFFFFF"/>
        <w:autoSpaceDE w:val="0"/>
        <w:autoSpaceDN w:val="0"/>
        <w:adjustRightInd w:val="0"/>
        <w:rPr>
          <w:rFonts w:ascii="Arial" w:hAnsi="Arial" w:cs="Arial"/>
          <w:lang w:val="it-IT"/>
        </w:rPr>
      </w:pPr>
      <w:r w:rsidRPr="006A40C8">
        <w:rPr>
          <w:rFonts w:ascii="Arial" w:hAnsi="Arial" w:cs="Arial"/>
          <w:lang w:val="it-IT"/>
        </w:rPr>
        <w:t>Il sistema deve essere in grado di gestire fino a 150.000 sensori per città, quindi deve supportare la ricezione di almeno 150.000 messaggi al minuto.</w:t>
      </w:r>
    </w:p>
    <w:p w:rsidR="006A40C8" w:rsidRPr="006A40C8" w:rsidRDefault="006A40C8" w:rsidP="006A40C8">
      <w:pPr>
        <w:widowControl w:val="0"/>
        <w:numPr>
          <w:ilvl w:val="0"/>
          <w:numId w:val="41"/>
        </w:numPr>
        <w:shd w:val="clear" w:color="auto" w:fill="FFFFFF"/>
        <w:autoSpaceDE w:val="0"/>
        <w:autoSpaceDN w:val="0"/>
        <w:adjustRightInd w:val="0"/>
        <w:rPr>
          <w:rFonts w:ascii="Arial" w:hAnsi="Arial" w:cs="Arial"/>
          <w:lang w:val="it-IT"/>
        </w:rPr>
      </w:pPr>
      <w:r w:rsidRPr="006A40C8">
        <w:rPr>
          <w:rFonts w:ascii="Arial" w:hAnsi="Arial" w:cs="Arial"/>
          <w:lang w:val="it-IT"/>
        </w:rPr>
        <w:t>Il sistema deve permettere l’accesso in parallelo di almeno 50 gestori (modifiche sincronizzate).</w:t>
      </w:r>
    </w:p>
    <w:p w:rsidR="006A40C8" w:rsidRPr="006A40C8" w:rsidRDefault="006A40C8" w:rsidP="006A40C8">
      <w:pPr>
        <w:widowControl w:val="0"/>
        <w:numPr>
          <w:ilvl w:val="0"/>
          <w:numId w:val="41"/>
        </w:numPr>
        <w:shd w:val="clear" w:color="auto" w:fill="FFFFFF"/>
        <w:autoSpaceDE w:val="0"/>
        <w:autoSpaceDN w:val="0"/>
        <w:adjustRightInd w:val="0"/>
        <w:rPr>
          <w:rFonts w:ascii="Arial" w:hAnsi="Arial" w:cs="Arial"/>
          <w:lang w:val="it-IT"/>
        </w:rPr>
      </w:pPr>
      <w:r w:rsidRPr="006A40C8">
        <w:rPr>
          <w:rFonts w:ascii="Arial" w:hAnsi="Arial" w:cs="Arial"/>
          <w:lang w:val="it-IT"/>
        </w:rPr>
        <w:t xml:space="preserve">La dashboard deve avere un tempo di </w:t>
      </w:r>
      <w:proofErr w:type="spellStart"/>
      <w:r w:rsidRPr="006A40C8">
        <w:rPr>
          <w:rFonts w:ascii="Arial" w:hAnsi="Arial" w:cs="Arial"/>
          <w:lang w:val="it-IT"/>
        </w:rPr>
        <w:t>refresh</w:t>
      </w:r>
      <w:proofErr w:type="spellEnd"/>
      <w:r w:rsidRPr="006A40C8">
        <w:rPr>
          <w:rFonts w:ascii="Arial" w:hAnsi="Arial" w:cs="Arial"/>
          <w:lang w:val="it-IT"/>
        </w:rPr>
        <w:t xml:space="preserve"> inferiore al “</w:t>
      </w:r>
      <w:proofErr w:type="spellStart"/>
      <w:r w:rsidRPr="006A40C8">
        <w:rPr>
          <w:rFonts w:ascii="Arial" w:hAnsi="Arial" w:cs="Arial"/>
          <w:lang w:val="it-IT"/>
        </w:rPr>
        <w:t>min</w:t>
      </w:r>
      <w:proofErr w:type="spellEnd"/>
      <w:r w:rsidRPr="006A40C8">
        <w:rPr>
          <w:rFonts w:ascii="Arial" w:hAnsi="Arial" w:cs="Arial"/>
          <w:lang w:val="it-IT"/>
        </w:rPr>
        <w:t xml:space="preserve"> t” per permettere ai gestori di avere una situazione aggiornata della propria area di competenza.</w:t>
      </w:r>
    </w:p>
    <w:p w:rsidR="006A40C8" w:rsidRPr="006A40C8" w:rsidRDefault="006A40C8" w:rsidP="006A40C8">
      <w:pPr>
        <w:widowControl w:val="0"/>
        <w:numPr>
          <w:ilvl w:val="0"/>
          <w:numId w:val="42"/>
        </w:num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lang w:val="it-IT"/>
        </w:rPr>
      </w:pPr>
      <w:proofErr w:type="spellStart"/>
      <w:r w:rsidRPr="006A40C8">
        <w:rPr>
          <w:rFonts w:ascii="Arial" w:hAnsi="Arial" w:cs="Arial"/>
          <w:b/>
          <w:color w:val="000000"/>
          <w:lang w:val="it-IT"/>
        </w:rPr>
        <w:t>Scalability</w:t>
      </w:r>
      <w:proofErr w:type="spellEnd"/>
      <w:r w:rsidRPr="006A40C8">
        <w:rPr>
          <w:rFonts w:ascii="Arial" w:hAnsi="Arial" w:cs="Arial"/>
          <w:b/>
          <w:bCs/>
          <w:color w:val="000000"/>
          <w:lang w:val="it-IT"/>
        </w:rPr>
        <w:t xml:space="preserve">: </w:t>
      </w:r>
      <w:r w:rsidRPr="006A40C8">
        <w:rPr>
          <w:rFonts w:ascii="Arial" w:hAnsi="Arial" w:cs="Arial"/>
          <w:color w:val="000000"/>
          <w:lang w:val="it-IT"/>
        </w:rPr>
        <w:t xml:space="preserve">Il sistema deve essere in grado di supportare eventuali future espansioni che potrebbero aumentare i valori di Performance. </w:t>
      </w:r>
    </w:p>
    <w:p w:rsidR="006A40C8" w:rsidRPr="006A40C8" w:rsidRDefault="006A40C8" w:rsidP="006A40C8">
      <w:pPr>
        <w:autoSpaceDE w:val="0"/>
        <w:autoSpaceDN w:val="0"/>
        <w:adjustRightInd w:val="0"/>
        <w:rPr>
          <w:rFonts w:ascii="Arial" w:hAnsi="Arial" w:cs="Arial"/>
          <w:color w:val="000000"/>
          <w:lang w:val="it-IT"/>
        </w:rPr>
      </w:pPr>
    </w:p>
    <w:p w:rsidR="006A40C8" w:rsidRPr="006A40C8" w:rsidRDefault="006A40C8" w:rsidP="006A40C8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</w:rPr>
      </w:pPr>
      <w:r w:rsidRPr="006A40C8">
        <w:rPr>
          <w:rFonts w:ascii="Arial" w:hAnsi="Arial" w:cs="Arial"/>
          <w:b/>
          <w:bCs/>
          <w:color w:val="000000"/>
        </w:rPr>
        <w:t>Availability</w:t>
      </w:r>
    </w:p>
    <w:p w:rsidR="006A40C8" w:rsidRPr="006A40C8" w:rsidRDefault="006A40C8" w:rsidP="006A40C8">
      <w:pPr>
        <w:numPr>
          <w:ilvl w:val="0"/>
          <w:numId w:val="39"/>
        </w:num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lang w:val="it-IT"/>
        </w:rPr>
      </w:pPr>
      <w:r w:rsidRPr="006A40C8">
        <w:rPr>
          <w:rFonts w:ascii="Arial" w:hAnsi="Arial" w:cs="Arial"/>
          <w:color w:val="000000"/>
          <w:lang w:val="it-IT"/>
        </w:rPr>
        <w:t>Il sistema deve essere accessibile e disponibile 24/24h e 7/7gg; un mancato funzionamento dello stesso potrebbe causare gravi incidenti in quanto non si riuscirebbe a monitorare e localizzare un’anomalia o un malfunzionamento.</w:t>
      </w:r>
    </w:p>
    <w:p w:rsidR="006A40C8" w:rsidRPr="006A40C8" w:rsidRDefault="006A40C8" w:rsidP="006A40C8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lang w:val="it-IT"/>
        </w:rPr>
      </w:pPr>
    </w:p>
    <w:p w:rsidR="006A40C8" w:rsidRPr="006A40C8" w:rsidRDefault="006A40C8" w:rsidP="006A40C8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</w:rPr>
      </w:pPr>
      <w:r w:rsidRPr="006A40C8">
        <w:rPr>
          <w:rFonts w:ascii="Arial" w:hAnsi="Arial" w:cs="Arial"/>
          <w:b/>
          <w:bCs/>
          <w:color w:val="000000"/>
        </w:rPr>
        <w:t>Safety</w:t>
      </w:r>
    </w:p>
    <w:p w:rsidR="006A40C8" w:rsidRPr="006A40C8" w:rsidRDefault="006A40C8" w:rsidP="006A40C8">
      <w:pPr>
        <w:numPr>
          <w:ilvl w:val="0"/>
          <w:numId w:val="39"/>
        </w:numPr>
        <w:autoSpaceDE w:val="0"/>
        <w:autoSpaceDN w:val="0"/>
        <w:adjustRightInd w:val="0"/>
        <w:rPr>
          <w:rFonts w:ascii="Arial" w:hAnsi="Arial" w:cs="Arial"/>
          <w:color w:val="000000"/>
          <w:lang w:val="it-IT"/>
        </w:rPr>
      </w:pPr>
      <w:r w:rsidRPr="006A40C8">
        <w:rPr>
          <w:rFonts w:ascii="Arial" w:hAnsi="Arial" w:cs="Arial"/>
          <w:color w:val="000000"/>
          <w:lang w:val="it-IT"/>
        </w:rPr>
        <w:t>Il sistema deve essere sempre in grado di rilevare un’anomalia o un malfunzionamento, e di calcolare la priorità in maniera precisa e puntuale, senza errori, in modo da notificare l’allerta al gestore. Il gestore edificio può risolvere autonomamente il problema (sostituire il sensore, accendere i climatizzatori</w:t>
      </w:r>
      <w:r w:rsidR="00702B04">
        <w:rPr>
          <w:rFonts w:ascii="Arial" w:hAnsi="Arial" w:cs="Arial"/>
          <w:color w:val="000000"/>
          <w:lang w:val="it-IT"/>
        </w:rPr>
        <w:t>,</w:t>
      </w:r>
      <w:r w:rsidRPr="006A40C8">
        <w:rPr>
          <w:rFonts w:ascii="Arial" w:hAnsi="Arial" w:cs="Arial"/>
          <w:color w:val="000000"/>
          <w:lang w:val="it-IT"/>
        </w:rPr>
        <w:t xml:space="preserve"> e</w:t>
      </w:r>
      <w:r w:rsidR="00702B04">
        <w:rPr>
          <w:rFonts w:ascii="Arial" w:hAnsi="Arial" w:cs="Arial"/>
          <w:color w:val="000000"/>
          <w:lang w:val="it-IT"/>
        </w:rPr>
        <w:t>tc..</w:t>
      </w:r>
      <w:r w:rsidRPr="006A40C8">
        <w:rPr>
          <w:rFonts w:ascii="Arial" w:hAnsi="Arial" w:cs="Arial"/>
          <w:color w:val="000000"/>
          <w:lang w:val="it-IT"/>
        </w:rPr>
        <w:t>) oppure può contattare le autorità competenti, evitando di mettere a rischio la vita delle persone che occupano un’area.</w:t>
      </w:r>
    </w:p>
    <w:p w:rsidR="006A40C8" w:rsidRPr="006A40C8" w:rsidRDefault="006A40C8" w:rsidP="006A40C8">
      <w:pPr>
        <w:autoSpaceDE w:val="0"/>
        <w:autoSpaceDN w:val="0"/>
        <w:adjustRightInd w:val="0"/>
        <w:ind w:left="720"/>
        <w:rPr>
          <w:rFonts w:ascii="Arial" w:hAnsi="Arial" w:cs="Arial"/>
          <w:color w:val="000000"/>
          <w:lang w:val="it-IT"/>
        </w:rPr>
      </w:pPr>
      <w:r w:rsidRPr="006A40C8">
        <w:rPr>
          <w:rFonts w:ascii="Arial" w:hAnsi="Arial" w:cs="Arial"/>
          <w:color w:val="000000"/>
          <w:lang w:val="it-IT"/>
        </w:rPr>
        <w:t>Inoltre, come ulteriore sicurezza, tutti i diversi tipi di gestore vedono un’anomalia o un malfunzionamento nella propria area</w:t>
      </w:r>
      <w:ins w:id="849" w:author="Enrico Monte" w:date="2019-01-19T17:08:00Z">
        <w:r w:rsidR="00CC204E">
          <w:rPr>
            <w:rFonts w:ascii="Arial" w:hAnsi="Arial" w:cs="Arial"/>
            <w:color w:val="000000"/>
            <w:lang w:val="it-IT"/>
          </w:rPr>
          <w:t xml:space="preserve"> con il proprio livello di astrazione</w:t>
        </w:r>
      </w:ins>
      <w:del w:id="850" w:author="Enrico Monte" w:date="2019-01-19T17:08:00Z">
        <w:r w:rsidRPr="006A40C8" w:rsidDel="00CC204E">
          <w:rPr>
            <w:rFonts w:ascii="Arial" w:hAnsi="Arial" w:cs="Arial"/>
            <w:color w:val="000000"/>
            <w:lang w:val="it-IT"/>
          </w:rPr>
          <w:delText>, potendo comunicare tra di loro per sapere se un problema è in risoluzione o meno</w:delText>
        </w:r>
      </w:del>
      <w:r w:rsidRPr="006A40C8">
        <w:rPr>
          <w:rFonts w:ascii="Arial" w:hAnsi="Arial" w:cs="Arial"/>
          <w:color w:val="000000"/>
          <w:lang w:val="it-IT"/>
        </w:rPr>
        <w:t xml:space="preserve">. </w:t>
      </w:r>
    </w:p>
    <w:p w:rsidR="006A40C8" w:rsidRPr="006A40C8" w:rsidRDefault="006A40C8" w:rsidP="006A40C8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b/>
          <w:bCs/>
          <w:lang w:val="it-IT"/>
        </w:rPr>
      </w:pPr>
    </w:p>
    <w:p w:rsidR="006A40C8" w:rsidRPr="006A40C8" w:rsidRDefault="006A40C8" w:rsidP="006A40C8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b/>
          <w:bCs/>
        </w:rPr>
      </w:pPr>
      <w:r w:rsidRPr="006A40C8">
        <w:rPr>
          <w:rFonts w:ascii="Arial" w:hAnsi="Arial" w:cs="Arial"/>
          <w:b/>
          <w:bCs/>
        </w:rPr>
        <w:t>Security</w:t>
      </w:r>
    </w:p>
    <w:p w:rsidR="006A40C8" w:rsidRPr="006A40C8" w:rsidRDefault="006A40C8" w:rsidP="006A40C8">
      <w:pPr>
        <w:numPr>
          <w:ilvl w:val="0"/>
          <w:numId w:val="40"/>
        </w:numPr>
        <w:shd w:val="clear" w:color="auto" w:fill="FFFFFF"/>
        <w:autoSpaceDE w:val="0"/>
        <w:autoSpaceDN w:val="0"/>
        <w:adjustRightInd w:val="0"/>
        <w:rPr>
          <w:rFonts w:ascii="Arial" w:hAnsi="Arial" w:cs="Arial"/>
          <w:lang w:val="it-IT"/>
        </w:rPr>
      </w:pPr>
      <w:r w:rsidRPr="006A40C8">
        <w:rPr>
          <w:rFonts w:ascii="Arial" w:hAnsi="Arial" w:cs="Arial"/>
          <w:lang w:val="it-IT"/>
        </w:rPr>
        <w:t xml:space="preserve">Il sistema deve essere installato solo sulle macchine presenti nell’ufficio dei gestori (in modo da </w:t>
      </w:r>
      <w:r w:rsidRPr="00054CB8">
        <w:rPr>
          <w:rFonts w:ascii="Arial" w:hAnsi="Arial" w:cs="Arial"/>
          <w:lang w:val="it-IT"/>
        </w:rPr>
        <w:t>prevenire</w:t>
      </w:r>
      <w:r w:rsidRPr="006A40C8">
        <w:rPr>
          <w:rFonts w:ascii="Arial" w:hAnsi="Arial" w:cs="Arial"/>
          <w:lang w:val="it-IT"/>
        </w:rPr>
        <w:t xml:space="preserve"> che persone esterne possano provare ad entrare nel sistema tramite altri pc e cambiare un valore dei sensori).</w:t>
      </w:r>
    </w:p>
    <w:p w:rsidR="006A40C8" w:rsidRDefault="006A40C8" w:rsidP="006A40C8">
      <w:pPr>
        <w:numPr>
          <w:ilvl w:val="0"/>
          <w:numId w:val="40"/>
        </w:numPr>
        <w:shd w:val="clear" w:color="auto" w:fill="FFFFFF"/>
        <w:autoSpaceDE w:val="0"/>
        <w:autoSpaceDN w:val="0"/>
        <w:adjustRightInd w:val="0"/>
        <w:rPr>
          <w:rFonts w:ascii="Arial" w:hAnsi="Arial" w:cs="Arial"/>
          <w:lang w:val="it-IT"/>
        </w:rPr>
      </w:pPr>
      <w:r w:rsidRPr="006A40C8">
        <w:rPr>
          <w:rFonts w:ascii="Arial" w:hAnsi="Arial" w:cs="Arial"/>
          <w:lang w:val="it-IT"/>
        </w:rPr>
        <w:t>L’accesso da parte di fonti sconosciute alle macchine è tenuto sicuro tramite un login. Se il login fallisce per 5 volte di seguito il sistema blocca l’accesso a quella macchina per un minuto</w:t>
      </w:r>
      <w:ins w:id="851" w:author="Enrico Monte" w:date="2019-01-15T21:39:00Z">
        <w:r w:rsidR="0039516E">
          <w:rPr>
            <w:rFonts w:ascii="Arial" w:hAnsi="Arial" w:cs="Arial"/>
            <w:lang w:val="it-IT"/>
          </w:rPr>
          <w:t xml:space="preserve"> per evitare attacchi </w:t>
        </w:r>
        <w:proofErr w:type="spellStart"/>
        <w:r w:rsidR="0039516E">
          <w:rPr>
            <w:rFonts w:ascii="Arial" w:hAnsi="Arial" w:cs="Arial"/>
            <w:lang w:val="it-IT"/>
          </w:rPr>
          <w:t>bruteforce</w:t>
        </w:r>
        <w:proofErr w:type="spellEnd"/>
        <w:r w:rsidR="0039516E">
          <w:rPr>
            <w:rFonts w:ascii="Arial" w:hAnsi="Arial" w:cs="Arial"/>
            <w:lang w:val="it-IT"/>
          </w:rPr>
          <w:t>.</w:t>
        </w:r>
      </w:ins>
      <w:del w:id="852" w:author="Enrico Monte" w:date="2019-01-15T21:39:00Z">
        <w:r w:rsidRPr="006A40C8" w:rsidDel="0039516E">
          <w:rPr>
            <w:rFonts w:ascii="Arial" w:hAnsi="Arial" w:cs="Arial"/>
            <w:lang w:val="it-IT"/>
          </w:rPr>
          <w:delText xml:space="preserve"> mandando una notifica all’admin che verifica che il sistema sia protetto.</w:delText>
        </w:r>
      </w:del>
      <w:r w:rsidRPr="006A40C8">
        <w:rPr>
          <w:rFonts w:ascii="Arial" w:hAnsi="Arial" w:cs="Arial"/>
          <w:lang w:val="it-IT"/>
        </w:rPr>
        <w:t xml:space="preserve"> </w:t>
      </w:r>
    </w:p>
    <w:p w:rsidR="006A40C8" w:rsidRDefault="006A40C8" w:rsidP="006A40C8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lang w:val="it-IT"/>
        </w:rPr>
      </w:pPr>
    </w:p>
    <w:p w:rsidR="006A40C8" w:rsidRDefault="006A40C8" w:rsidP="006A40C8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lang w:val="it-IT"/>
        </w:rPr>
      </w:pPr>
    </w:p>
    <w:p w:rsidR="006A40C8" w:rsidRDefault="006A40C8" w:rsidP="006A40C8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lang w:val="it-IT"/>
        </w:rPr>
      </w:pPr>
    </w:p>
    <w:p w:rsidR="006A40C8" w:rsidRDefault="006A40C8" w:rsidP="006A40C8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lang w:val="it-IT"/>
        </w:rPr>
      </w:pPr>
    </w:p>
    <w:p w:rsidR="006A40C8" w:rsidRPr="006A40C8" w:rsidRDefault="006A40C8" w:rsidP="006A40C8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lang w:val="it-IT"/>
        </w:rPr>
      </w:pPr>
    </w:p>
    <w:p w:rsidR="00ED46F1" w:rsidRPr="005D369E" w:rsidRDefault="0047226A" w:rsidP="00ED46F1">
      <w:pPr>
        <w:pStyle w:val="Titolo"/>
        <w:spacing w:line="360" w:lineRule="auto"/>
        <w:rPr>
          <w:rStyle w:val="Enfasiintensa"/>
          <w:sz w:val="28"/>
        </w:rPr>
      </w:pPr>
      <w:r>
        <w:rPr>
          <w:rStyle w:val="Enfasiintensa"/>
          <w:sz w:val="28"/>
        </w:rPr>
        <w:t xml:space="preserve">A.3 </w:t>
      </w:r>
      <w:r w:rsidR="00BD56BD">
        <w:rPr>
          <w:rStyle w:val="Enfasiintensa"/>
          <w:sz w:val="28"/>
        </w:rPr>
        <w:t>Excluded Requirements</w:t>
      </w:r>
    </w:p>
    <w:p w:rsidR="006A40C8" w:rsidRPr="006A40C8" w:rsidRDefault="006A40C8" w:rsidP="006A40C8">
      <w:pPr>
        <w:numPr>
          <w:ilvl w:val="0"/>
          <w:numId w:val="43"/>
        </w:numPr>
        <w:rPr>
          <w:lang w:val="it-IT"/>
        </w:rPr>
      </w:pPr>
      <w:r w:rsidRPr="006A40C8">
        <w:rPr>
          <w:rFonts w:ascii="Arial" w:hAnsi="Arial" w:cs="Arial"/>
          <w:color w:val="000000"/>
          <w:spacing w:val="5"/>
          <w:kern w:val="28"/>
          <w:lang w:val="it-IT"/>
        </w:rPr>
        <w:t>Il sistema non deve fornire un servizio per l’interrogazione dei sensori.</w:t>
      </w:r>
    </w:p>
    <w:p w:rsidR="006A40C8" w:rsidRPr="006A40C8" w:rsidRDefault="006A40C8" w:rsidP="006A40C8">
      <w:pPr>
        <w:numPr>
          <w:ilvl w:val="0"/>
          <w:numId w:val="43"/>
        </w:numPr>
        <w:rPr>
          <w:lang w:val="it-IT"/>
        </w:rPr>
      </w:pPr>
      <w:r>
        <w:rPr>
          <w:rFonts w:ascii="Arial" w:hAnsi="Arial" w:cs="Arial"/>
          <w:lang w:val="it-IT"/>
        </w:rPr>
        <w:t>Il sistema non deve fornire un servizio per la gestione di apparecchiature, come condizionatori, impianti riscaldanti etc.., che possano modificare lo stato delle variabili ambientali.</w:t>
      </w:r>
    </w:p>
    <w:p w:rsidR="00ED0CA0" w:rsidRPr="006A40C8" w:rsidRDefault="00ED0CA0" w:rsidP="00ED46F1">
      <w:pPr>
        <w:pStyle w:val="Titolo"/>
        <w:spacing w:line="360" w:lineRule="auto"/>
        <w:rPr>
          <w:rStyle w:val="Enfasiintensa"/>
          <w:sz w:val="24"/>
          <w:szCs w:val="24"/>
          <w:lang w:val="it-IT"/>
        </w:rPr>
      </w:pPr>
    </w:p>
    <w:p w:rsidR="00240A4A" w:rsidRPr="006A40C8" w:rsidDel="00E454B8" w:rsidRDefault="00240A4A" w:rsidP="00240A4A">
      <w:pPr>
        <w:rPr>
          <w:del w:id="853" w:author="Enrico Monte" w:date="2019-01-19T18:36:00Z"/>
          <w:lang w:val="it-IT"/>
        </w:rPr>
      </w:pPr>
    </w:p>
    <w:p w:rsidR="00B15731" w:rsidRPr="00ED0CA0" w:rsidRDefault="0047226A" w:rsidP="00B15731">
      <w:pPr>
        <w:pStyle w:val="Titolo"/>
        <w:spacing w:line="360" w:lineRule="auto"/>
        <w:rPr>
          <w:rStyle w:val="Enfasiintensa"/>
          <w:sz w:val="28"/>
        </w:rPr>
      </w:pPr>
      <w:r>
        <w:rPr>
          <w:rStyle w:val="Enfasiintensa"/>
          <w:sz w:val="28"/>
        </w:rPr>
        <w:t xml:space="preserve">A.4 </w:t>
      </w:r>
      <w:r w:rsidR="00B15731">
        <w:rPr>
          <w:rStyle w:val="Enfasiintensa"/>
          <w:sz w:val="28"/>
        </w:rPr>
        <w:t>Assumptions</w:t>
      </w:r>
    </w:p>
    <w:p w:rsidR="006A40C8" w:rsidRPr="009311D9" w:rsidRDefault="006A40C8" w:rsidP="006A40C8">
      <w:pPr>
        <w:pStyle w:val="Paragrafoelenco"/>
        <w:numPr>
          <w:ilvl w:val="0"/>
          <w:numId w:val="44"/>
        </w:numPr>
        <w:shd w:val="clear" w:color="auto" w:fill="FFFFFF"/>
        <w:spacing w:after="0" w:line="240" w:lineRule="auto"/>
        <w:rPr>
          <w:rFonts w:ascii="Arial" w:hAnsi="Arial" w:cs="Arial"/>
          <w:bCs/>
          <w:sz w:val="24"/>
          <w:szCs w:val="24"/>
          <w:lang w:val="it-IT" w:eastAsia="it-IT"/>
        </w:rPr>
      </w:pPr>
      <w:r w:rsidRPr="009311D9">
        <w:rPr>
          <w:rFonts w:ascii="Arial" w:hAnsi="Arial" w:cs="Arial"/>
          <w:bCs/>
          <w:sz w:val="24"/>
          <w:szCs w:val="24"/>
          <w:lang w:val="it-IT" w:eastAsia="it-IT"/>
        </w:rPr>
        <w:t>Un gestore sarà responsabile di una sola area (città, zona, edificio).</w:t>
      </w:r>
    </w:p>
    <w:p w:rsidR="006A40C8" w:rsidRPr="003A0569" w:rsidRDefault="006A40C8" w:rsidP="006A40C8">
      <w:pPr>
        <w:pStyle w:val="Paragrafoelenco"/>
        <w:numPr>
          <w:ilvl w:val="0"/>
          <w:numId w:val="44"/>
        </w:numPr>
        <w:shd w:val="clear" w:color="auto" w:fill="FFFFFF"/>
        <w:spacing w:after="0" w:line="240" w:lineRule="auto"/>
        <w:rPr>
          <w:ins w:id="854" w:author="Enrico Monte" w:date="2019-01-15T21:44:00Z"/>
          <w:sz w:val="24"/>
          <w:szCs w:val="24"/>
          <w:lang w:val="it-IT" w:eastAsia="it-IT"/>
          <w:rPrChange w:id="855" w:author="Enrico Monte" w:date="2019-01-15T21:44:00Z">
            <w:rPr>
              <w:ins w:id="856" w:author="Enrico Monte" w:date="2019-01-15T21:44:00Z"/>
              <w:rFonts w:ascii="Arial" w:hAnsi="Arial"/>
              <w:sz w:val="24"/>
              <w:szCs w:val="24"/>
              <w:lang w:val="it-IT" w:eastAsia="it-IT"/>
            </w:rPr>
          </w:rPrChange>
        </w:rPr>
      </w:pPr>
      <w:r w:rsidRPr="009311D9">
        <w:rPr>
          <w:rFonts w:ascii="Arial" w:hAnsi="Arial" w:cs="Arial"/>
          <w:sz w:val="24"/>
          <w:szCs w:val="24"/>
          <w:lang w:val="it-IT" w:eastAsia="it-IT"/>
        </w:rPr>
        <w:t xml:space="preserve">In </w:t>
      </w:r>
      <w:r w:rsidR="009311D9" w:rsidRPr="009311D9">
        <w:rPr>
          <w:rFonts w:ascii="Arial" w:hAnsi="Arial" w:cs="Arial"/>
          <w:sz w:val="24"/>
          <w:szCs w:val="24"/>
          <w:lang w:val="it-IT" w:eastAsia="it-IT"/>
        </w:rPr>
        <w:t>un singolo edificio</w:t>
      </w:r>
      <w:r w:rsidRPr="009311D9">
        <w:rPr>
          <w:rFonts w:ascii="Arial" w:hAnsi="Arial" w:cs="Arial"/>
          <w:sz w:val="24"/>
          <w:szCs w:val="24"/>
          <w:lang w:val="it-IT" w:eastAsia="it-IT"/>
        </w:rPr>
        <w:t xml:space="preserve"> area vi possono essere da 10 a 200 sensori.</w:t>
      </w:r>
    </w:p>
    <w:p w:rsidR="003A0569" w:rsidRPr="009311D9" w:rsidRDefault="003A0569" w:rsidP="006A40C8">
      <w:pPr>
        <w:pStyle w:val="Paragrafoelenco"/>
        <w:numPr>
          <w:ilvl w:val="0"/>
          <w:numId w:val="44"/>
        </w:numPr>
        <w:shd w:val="clear" w:color="auto" w:fill="FFFFFF"/>
        <w:spacing w:after="0" w:line="240" w:lineRule="auto"/>
        <w:rPr>
          <w:sz w:val="24"/>
          <w:szCs w:val="24"/>
          <w:lang w:val="it-IT" w:eastAsia="it-IT"/>
        </w:rPr>
      </w:pPr>
      <w:ins w:id="857" w:author="Enrico Monte" w:date="2019-01-15T21:44:00Z">
        <w:r>
          <w:rPr>
            <w:rFonts w:ascii="Arial" w:hAnsi="Arial" w:cs="Arial"/>
            <w:sz w:val="24"/>
            <w:szCs w:val="24"/>
            <w:lang w:val="it-IT" w:eastAsia="it-IT"/>
          </w:rPr>
          <w:t>Per ogni stan</w:t>
        </w:r>
      </w:ins>
      <w:ins w:id="858" w:author="Enrico Monte" w:date="2019-01-15T21:47:00Z">
        <w:r>
          <w:rPr>
            <w:rFonts w:ascii="Arial" w:hAnsi="Arial" w:cs="Arial"/>
            <w:sz w:val="24"/>
            <w:szCs w:val="24"/>
            <w:lang w:val="it-IT" w:eastAsia="it-IT"/>
          </w:rPr>
          <w:t xml:space="preserve">za deve essere presente almeno un sensore </w:t>
        </w:r>
      </w:ins>
      <w:ins w:id="859" w:author="Enrico Monte" w:date="2019-01-19T18:09:00Z">
        <w:r w:rsidR="00BA3CC6">
          <w:rPr>
            <w:rFonts w:ascii="Arial" w:hAnsi="Arial" w:cs="Arial"/>
            <w:sz w:val="24"/>
            <w:szCs w:val="24"/>
            <w:lang w:val="it-IT" w:eastAsia="it-IT"/>
          </w:rPr>
          <w:t>di</w:t>
        </w:r>
      </w:ins>
      <w:ins w:id="860" w:author="Enrico Monte" w:date="2019-01-15T21:47:00Z">
        <w:r>
          <w:rPr>
            <w:rFonts w:ascii="Arial" w:hAnsi="Arial" w:cs="Arial"/>
            <w:sz w:val="24"/>
            <w:szCs w:val="24"/>
            <w:lang w:val="it-IT" w:eastAsia="it-IT"/>
          </w:rPr>
          <w:t xml:space="preserve"> ogni tipologia (esclusa la tipologia </w:t>
        </w:r>
      </w:ins>
      <w:ins w:id="861" w:author="Enrico Monte" w:date="2019-01-15T21:48:00Z">
        <w:r>
          <w:rPr>
            <w:rFonts w:ascii="Arial" w:hAnsi="Arial" w:cs="Arial"/>
            <w:sz w:val="24"/>
            <w:szCs w:val="24"/>
            <w:lang w:val="it-IT" w:eastAsia="it-IT"/>
          </w:rPr>
          <w:t>“fumo”</w:t>
        </w:r>
      </w:ins>
      <w:ins w:id="862" w:author="Enrico Monte" w:date="2019-01-15T21:47:00Z">
        <w:r>
          <w:rPr>
            <w:rFonts w:ascii="Arial" w:hAnsi="Arial" w:cs="Arial"/>
            <w:sz w:val="24"/>
            <w:szCs w:val="24"/>
            <w:lang w:val="it-IT" w:eastAsia="it-IT"/>
          </w:rPr>
          <w:t>)</w:t>
        </w:r>
      </w:ins>
      <w:ins w:id="863" w:author="Enrico Monte" w:date="2019-01-15T21:48:00Z">
        <w:r>
          <w:rPr>
            <w:rFonts w:ascii="Arial" w:hAnsi="Arial" w:cs="Arial"/>
            <w:sz w:val="24"/>
            <w:szCs w:val="24"/>
            <w:lang w:val="it-IT" w:eastAsia="it-IT"/>
          </w:rPr>
          <w:t>.</w:t>
        </w:r>
      </w:ins>
    </w:p>
    <w:p w:rsidR="006A40C8" w:rsidRPr="009311D9" w:rsidRDefault="006A40C8" w:rsidP="006A40C8">
      <w:pPr>
        <w:pStyle w:val="Paragrafoelenco"/>
        <w:numPr>
          <w:ilvl w:val="0"/>
          <w:numId w:val="44"/>
        </w:numPr>
        <w:shd w:val="clear" w:color="auto" w:fill="FFFFFF"/>
        <w:spacing w:after="0" w:line="240" w:lineRule="auto"/>
        <w:rPr>
          <w:rFonts w:ascii="Arial" w:hAnsi="Arial" w:cs="Arial"/>
          <w:sz w:val="24"/>
          <w:szCs w:val="24"/>
          <w:lang w:val="it-IT" w:eastAsia="it-IT"/>
        </w:rPr>
      </w:pPr>
      <w:r w:rsidRPr="009311D9">
        <w:rPr>
          <w:rFonts w:ascii="Arial" w:hAnsi="Arial" w:cs="Arial"/>
          <w:sz w:val="24"/>
          <w:szCs w:val="24"/>
          <w:lang w:val="it-IT" w:eastAsia="it-IT"/>
        </w:rPr>
        <w:t>I sensori di fumo inviano solo segnali di stato:</w:t>
      </w:r>
      <w:ins w:id="864" w:author="Enrico Monte" w:date="2019-01-15T21:48:00Z">
        <w:r w:rsidR="00255583">
          <w:rPr>
            <w:rFonts w:ascii="Arial" w:hAnsi="Arial" w:cs="Arial"/>
            <w:sz w:val="24"/>
            <w:szCs w:val="24"/>
            <w:lang w:val="it-IT" w:eastAsia="it-IT"/>
          </w:rPr>
          <w:t xml:space="preserve"> 0 (funzionante) 1 (non funzionante); e segnali di rilevamento positivo/negativo:</w:t>
        </w:r>
      </w:ins>
      <w:r w:rsidRPr="009311D9">
        <w:rPr>
          <w:rFonts w:ascii="Arial" w:hAnsi="Arial" w:cs="Arial"/>
          <w:sz w:val="24"/>
          <w:szCs w:val="24"/>
          <w:lang w:val="it-IT" w:eastAsia="it-IT"/>
        </w:rPr>
        <w:t xml:space="preserve"> 0 (assenza di fumo), 1 (presenza di fumo)</w:t>
      </w:r>
      <w:ins w:id="865" w:author="Enrico Monte" w:date="2019-01-15T21:49:00Z">
        <w:r w:rsidR="00255583">
          <w:rPr>
            <w:rFonts w:ascii="Arial" w:hAnsi="Arial" w:cs="Arial"/>
            <w:sz w:val="24"/>
            <w:szCs w:val="24"/>
            <w:lang w:val="it-IT" w:eastAsia="it-IT"/>
          </w:rPr>
          <w:t>.</w:t>
        </w:r>
      </w:ins>
      <w:del w:id="866" w:author="Enrico Monte" w:date="2019-01-15T21:49:00Z">
        <w:r w:rsidRPr="009311D9" w:rsidDel="00255583">
          <w:rPr>
            <w:rFonts w:ascii="Arial" w:hAnsi="Arial" w:cs="Arial"/>
            <w:sz w:val="24"/>
            <w:szCs w:val="24"/>
            <w:lang w:val="it-IT" w:eastAsia="it-IT"/>
          </w:rPr>
          <w:delText>,</w:delText>
        </w:r>
      </w:del>
      <w:r w:rsidRPr="009311D9">
        <w:rPr>
          <w:rFonts w:ascii="Arial" w:hAnsi="Arial" w:cs="Arial"/>
          <w:sz w:val="24"/>
          <w:szCs w:val="24"/>
          <w:lang w:val="it-IT" w:eastAsia="it-IT"/>
        </w:rPr>
        <w:t xml:space="preserve"> </w:t>
      </w:r>
      <w:ins w:id="867" w:author="Enrico Monte" w:date="2019-01-19T18:09:00Z">
        <w:r w:rsidR="00BA3CC6">
          <w:rPr>
            <w:rFonts w:ascii="Arial" w:hAnsi="Arial" w:cs="Arial"/>
            <w:sz w:val="24"/>
            <w:szCs w:val="24"/>
            <w:lang w:val="it-IT" w:eastAsia="it-IT"/>
          </w:rPr>
          <w:t>L’invio avviene a</w:t>
        </w:r>
      </w:ins>
      <w:del w:id="868" w:author="Enrico Monte" w:date="2019-01-15T21:49:00Z">
        <w:r w:rsidRPr="009311D9" w:rsidDel="00255583">
          <w:rPr>
            <w:rFonts w:ascii="Arial" w:hAnsi="Arial" w:cs="Arial"/>
            <w:sz w:val="24"/>
            <w:szCs w:val="24"/>
            <w:lang w:val="it-IT" w:eastAsia="it-IT"/>
          </w:rPr>
          <w:delText>a</w:delText>
        </w:r>
      </w:del>
      <w:proofErr w:type="gramStart"/>
      <w:r w:rsidRPr="009311D9">
        <w:rPr>
          <w:rFonts w:ascii="Arial" w:hAnsi="Arial" w:cs="Arial"/>
          <w:sz w:val="24"/>
          <w:szCs w:val="24"/>
          <w:lang w:val="it-IT" w:eastAsia="it-IT"/>
        </w:rPr>
        <w:t>d intervalli</w:t>
      </w:r>
      <w:proofErr w:type="gramEnd"/>
      <w:r w:rsidRPr="009311D9">
        <w:rPr>
          <w:rFonts w:ascii="Arial" w:hAnsi="Arial" w:cs="Arial"/>
          <w:sz w:val="24"/>
          <w:szCs w:val="24"/>
          <w:lang w:val="it-IT" w:eastAsia="it-IT"/>
        </w:rPr>
        <w:t xml:space="preserve"> di 1 minuto. Questi sensori </w:t>
      </w:r>
      <w:ins w:id="869" w:author="Enrico Monte" w:date="2019-01-15T21:50:00Z">
        <w:r w:rsidR="00255583">
          <w:rPr>
            <w:rFonts w:ascii="Arial" w:hAnsi="Arial" w:cs="Arial"/>
            <w:sz w:val="24"/>
            <w:szCs w:val="24"/>
            <w:lang w:val="it-IT" w:eastAsia="it-IT"/>
          </w:rPr>
          <w:t xml:space="preserve">di fumo </w:t>
        </w:r>
      </w:ins>
      <w:r w:rsidRPr="009311D9">
        <w:rPr>
          <w:rFonts w:ascii="Arial" w:hAnsi="Arial" w:cs="Arial"/>
          <w:sz w:val="24"/>
          <w:szCs w:val="24"/>
          <w:lang w:val="it-IT" w:eastAsia="it-IT"/>
        </w:rPr>
        <w:t xml:space="preserve">vengono posti soltanto in stanze importanti (aule frequentate da molte persone, aule conferenze, aule che contengono dispositivi tecnologici </w:t>
      </w:r>
      <w:proofErr w:type="spellStart"/>
      <w:r w:rsidRPr="009311D9">
        <w:rPr>
          <w:rFonts w:ascii="Arial" w:hAnsi="Arial" w:cs="Arial"/>
          <w:sz w:val="24"/>
          <w:szCs w:val="24"/>
          <w:lang w:val="it-IT" w:eastAsia="it-IT"/>
        </w:rPr>
        <w:t>ecc</w:t>
      </w:r>
      <w:proofErr w:type="spellEnd"/>
      <w:r w:rsidRPr="009311D9">
        <w:rPr>
          <w:rFonts w:ascii="Arial" w:hAnsi="Arial" w:cs="Arial"/>
          <w:sz w:val="24"/>
          <w:szCs w:val="24"/>
          <w:lang w:val="it-IT" w:eastAsia="it-IT"/>
        </w:rPr>
        <w:t>) per non eccedere con i costi e per avere un feedback immediato in caso di incendio.</w:t>
      </w:r>
    </w:p>
    <w:p w:rsidR="006A40C8" w:rsidRPr="009311D9" w:rsidRDefault="006A40C8" w:rsidP="006A40C8">
      <w:pPr>
        <w:shd w:val="clear" w:color="auto" w:fill="FFFFFF"/>
        <w:rPr>
          <w:rFonts w:ascii="Arial" w:hAnsi="Arial" w:cs="Arial"/>
          <w:b/>
          <w:lang w:val="it-IT" w:eastAsia="it-IT"/>
        </w:rPr>
      </w:pPr>
    </w:p>
    <w:p w:rsidR="006A40C8" w:rsidRPr="009311D9" w:rsidRDefault="006A40C8" w:rsidP="006A40C8">
      <w:pPr>
        <w:pStyle w:val="Paragrafoelenco"/>
        <w:numPr>
          <w:ilvl w:val="0"/>
          <w:numId w:val="44"/>
        </w:numPr>
        <w:shd w:val="clear" w:color="auto" w:fill="FFFFFF"/>
        <w:spacing w:after="0" w:line="240" w:lineRule="auto"/>
        <w:rPr>
          <w:rFonts w:ascii="Arial" w:hAnsi="Arial" w:cs="Arial"/>
          <w:sz w:val="24"/>
          <w:szCs w:val="24"/>
          <w:lang w:val="it-IT" w:eastAsia="it-IT"/>
        </w:rPr>
      </w:pPr>
      <w:r w:rsidRPr="009311D9">
        <w:rPr>
          <w:rFonts w:ascii="Arial" w:hAnsi="Arial" w:cs="Arial"/>
          <w:sz w:val="24"/>
          <w:szCs w:val="24"/>
          <w:lang w:val="it-IT" w:eastAsia="it-IT"/>
        </w:rPr>
        <w:t>Intervalli di invio valori ambientati (t) :</w:t>
      </w:r>
    </w:p>
    <w:p w:rsidR="006A40C8" w:rsidRPr="009311D9" w:rsidRDefault="006A40C8" w:rsidP="006A40C8">
      <w:pPr>
        <w:pStyle w:val="Paragrafoelenco"/>
        <w:numPr>
          <w:ilvl w:val="0"/>
          <w:numId w:val="45"/>
        </w:numPr>
        <w:shd w:val="clear" w:color="auto" w:fill="FFFFFF"/>
        <w:spacing w:after="0" w:line="240" w:lineRule="auto"/>
        <w:rPr>
          <w:rFonts w:ascii="Arial" w:hAnsi="Arial" w:cs="Arial"/>
          <w:sz w:val="24"/>
          <w:szCs w:val="24"/>
          <w:lang w:eastAsia="it-IT"/>
        </w:rPr>
      </w:pPr>
      <w:proofErr w:type="spellStart"/>
      <w:r w:rsidRPr="009311D9">
        <w:rPr>
          <w:rFonts w:ascii="Arial" w:hAnsi="Arial" w:cs="Arial"/>
          <w:sz w:val="24"/>
          <w:szCs w:val="24"/>
          <w:lang w:eastAsia="it-IT"/>
        </w:rPr>
        <w:t>Temperatura</w:t>
      </w:r>
      <w:proofErr w:type="spellEnd"/>
      <w:r w:rsidRPr="009311D9">
        <w:rPr>
          <w:rFonts w:ascii="Arial" w:hAnsi="Arial" w:cs="Arial"/>
          <w:sz w:val="24"/>
          <w:szCs w:val="24"/>
          <w:lang w:eastAsia="it-IT"/>
        </w:rPr>
        <w:t>:</w:t>
      </w:r>
      <w:r w:rsidRPr="009311D9">
        <w:rPr>
          <w:rFonts w:ascii="Arial" w:hAnsi="Arial" w:cs="Arial"/>
          <w:sz w:val="24"/>
          <w:szCs w:val="24"/>
          <w:lang w:eastAsia="it-IT"/>
        </w:rPr>
        <w:tab/>
        <w:t xml:space="preserve"> </w:t>
      </w:r>
      <w:r w:rsidRPr="009311D9">
        <w:rPr>
          <w:rFonts w:ascii="Arial" w:hAnsi="Arial" w:cs="Arial"/>
          <w:sz w:val="24"/>
          <w:szCs w:val="24"/>
          <w:lang w:eastAsia="it-IT"/>
        </w:rPr>
        <w:tab/>
        <w:t>t = 60s</w:t>
      </w:r>
    </w:p>
    <w:p w:rsidR="006A40C8" w:rsidRPr="009311D9" w:rsidRDefault="006A40C8" w:rsidP="006A40C8">
      <w:pPr>
        <w:pStyle w:val="Paragrafoelenco"/>
        <w:numPr>
          <w:ilvl w:val="0"/>
          <w:numId w:val="45"/>
        </w:numPr>
        <w:shd w:val="clear" w:color="auto" w:fill="FFFFFF"/>
        <w:spacing w:after="0" w:line="240" w:lineRule="auto"/>
        <w:rPr>
          <w:rFonts w:ascii="Arial" w:hAnsi="Arial" w:cs="Arial"/>
          <w:sz w:val="24"/>
          <w:szCs w:val="24"/>
          <w:lang w:eastAsia="it-IT"/>
        </w:rPr>
      </w:pPr>
      <w:proofErr w:type="spellStart"/>
      <w:r w:rsidRPr="009311D9">
        <w:rPr>
          <w:rFonts w:ascii="Arial" w:hAnsi="Arial" w:cs="Arial"/>
          <w:sz w:val="24"/>
          <w:szCs w:val="24"/>
          <w:lang w:eastAsia="it-IT"/>
        </w:rPr>
        <w:t>Umidità</w:t>
      </w:r>
      <w:proofErr w:type="spellEnd"/>
      <w:r w:rsidRPr="009311D9">
        <w:rPr>
          <w:rFonts w:ascii="Arial" w:hAnsi="Arial" w:cs="Arial"/>
          <w:sz w:val="24"/>
          <w:szCs w:val="24"/>
          <w:lang w:eastAsia="it-IT"/>
        </w:rPr>
        <w:t>:</w:t>
      </w:r>
      <w:r w:rsidRPr="009311D9">
        <w:rPr>
          <w:rFonts w:ascii="Arial" w:hAnsi="Arial" w:cs="Arial"/>
          <w:sz w:val="24"/>
          <w:szCs w:val="24"/>
          <w:lang w:eastAsia="it-IT"/>
        </w:rPr>
        <w:tab/>
      </w:r>
      <w:r w:rsidRPr="009311D9">
        <w:rPr>
          <w:rFonts w:ascii="Arial" w:hAnsi="Arial" w:cs="Arial"/>
          <w:sz w:val="24"/>
          <w:szCs w:val="24"/>
          <w:lang w:eastAsia="it-IT"/>
        </w:rPr>
        <w:tab/>
      </w:r>
      <w:r w:rsidRPr="009311D9">
        <w:rPr>
          <w:rFonts w:ascii="Arial" w:hAnsi="Arial" w:cs="Arial"/>
          <w:sz w:val="24"/>
          <w:szCs w:val="24"/>
          <w:lang w:eastAsia="it-IT"/>
        </w:rPr>
        <w:tab/>
        <w:t>t = 90s</w:t>
      </w:r>
      <w:r w:rsidRPr="009311D9">
        <w:rPr>
          <w:rFonts w:ascii="Arial" w:hAnsi="Arial" w:cs="Arial"/>
          <w:sz w:val="24"/>
          <w:szCs w:val="24"/>
          <w:lang w:eastAsia="it-IT"/>
        </w:rPr>
        <w:tab/>
      </w:r>
    </w:p>
    <w:p w:rsidR="006A40C8" w:rsidRPr="009311D9" w:rsidRDefault="006A40C8" w:rsidP="006A40C8">
      <w:pPr>
        <w:pStyle w:val="Paragrafoelenco"/>
        <w:numPr>
          <w:ilvl w:val="0"/>
          <w:numId w:val="45"/>
        </w:numPr>
        <w:shd w:val="clear" w:color="auto" w:fill="FFFFFF"/>
        <w:spacing w:after="0" w:line="240" w:lineRule="auto"/>
        <w:rPr>
          <w:rFonts w:ascii="Arial" w:hAnsi="Arial" w:cs="Arial"/>
          <w:sz w:val="24"/>
          <w:szCs w:val="24"/>
          <w:lang w:eastAsia="it-IT"/>
        </w:rPr>
      </w:pPr>
      <w:proofErr w:type="spellStart"/>
      <w:r w:rsidRPr="009311D9">
        <w:rPr>
          <w:rFonts w:ascii="Arial" w:hAnsi="Arial" w:cs="Arial"/>
          <w:sz w:val="24"/>
          <w:szCs w:val="24"/>
          <w:lang w:eastAsia="it-IT"/>
        </w:rPr>
        <w:t>Pressione</w:t>
      </w:r>
      <w:proofErr w:type="spellEnd"/>
      <w:r w:rsidRPr="009311D9">
        <w:rPr>
          <w:rFonts w:ascii="Arial" w:hAnsi="Arial" w:cs="Arial"/>
          <w:sz w:val="24"/>
          <w:szCs w:val="24"/>
          <w:lang w:eastAsia="it-IT"/>
        </w:rPr>
        <w:t>:</w:t>
      </w:r>
      <w:r w:rsidRPr="009311D9">
        <w:rPr>
          <w:rFonts w:ascii="Arial" w:hAnsi="Arial" w:cs="Arial"/>
          <w:sz w:val="24"/>
          <w:szCs w:val="24"/>
          <w:lang w:eastAsia="it-IT"/>
        </w:rPr>
        <w:tab/>
      </w:r>
      <w:r w:rsidRPr="009311D9">
        <w:rPr>
          <w:rFonts w:ascii="Arial" w:hAnsi="Arial" w:cs="Arial"/>
          <w:sz w:val="24"/>
          <w:szCs w:val="24"/>
          <w:lang w:eastAsia="it-IT"/>
        </w:rPr>
        <w:tab/>
        <w:t>t = 120s</w:t>
      </w:r>
    </w:p>
    <w:p w:rsidR="006A40C8" w:rsidRDefault="006A40C8" w:rsidP="006A40C8">
      <w:pPr>
        <w:pStyle w:val="Paragrafoelenco"/>
        <w:numPr>
          <w:ilvl w:val="0"/>
          <w:numId w:val="45"/>
        </w:numPr>
        <w:shd w:val="clear" w:color="auto" w:fill="FFFFFF"/>
        <w:spacing w:after="0" w:line="240" w:lineRule="auto"/>
        <w:rPr>
          <w:ins w:id="870" w:author="Enrico Monte" w:date="2019-01-19T18:10:00Z"/>
          <w:rFonts w:ascii="Arial" w:hAnsi="Arial" w:cs="Arial"/>
          <w:sz w:val="24"/>
          <w:szCs w:val="24"/>
          <w:lang w:eastAsia="it-IT"/>
        </w:rPr>
      </w:pPr>
      <w:proofErr w:type="spellStart"/>
      <w:r w:rsidRPr="009311D9">
        <w:rPr>
          <w:rFonts w:ascii="Arial" w:hAnsi="Arial" w:cs="Arial"/>
          <w:sz w:val="24"/>
          <w:szCs w:val="24"/>
          <w:lang w:eastAsia="it-IT"/>
        </w:rPr>
        <w:t>Luminosità</w:t>
      </w:r>
      <w:proofErr w:type="spellEnd"/>
      <w:r w:rsidRPr="009311D9">
        <w:rPr>
          <w:rFonts w:ascii="Arial" w:hAnsi="Arial" w:cs="Arial"/>
          <w:sz w:val="24"/>
          <w:szCs w:val="24"/>
          <w:lang w:eastAsia="it-IT"/>
        </w:rPr>
        <w:t>:</w:t>
      </w:r>
      <w:r w:rsidRPr="009311D9">
        <w:rPr>
          <w:rFonts w:ascii="Arial" w:hAnsi="Arial" w:cs="Arial"/>
          <w:sz w:val="24"/>
          <w:szCs w:val="24"/>
          <w:lang w:eastAsia="it-IT"/>
        </w:rPr>
        <w:tab/>
      </w:r>
      <w:r w:rsidRPr="009311D9">
        <w:rPr>
          <w:rFonts w:ascii="Arial" w:hAnsi="Arial" w:cs="Arial"/>
          <w:sz w:val="24"/>
          <w:szCs w:val="24"/>
          <w:lang w:eastAsia="it-IT"/>
        </w:rPr>
        <w:tab/>
        <w:t>t = 300s</w:t>
      </w:r>
    </w:p>
    <w:p w:rsidR="00BA3CC6" w:rsidRPr="009311D9" w:rsidRDefault="00BA3CC6" w:rsidP="006A40C8">
      <w:pPr>
        <w:pStyle w:val="Paragrafoelenco"/>
        <w:numPr>
          <w:ilvl w:val="0"/>
          <w:numId w:val="45"/>
        </w:numPr>
        <w:shd w:val="clear" w:color="auto" w:fill="FFFFFF"/>
        <w:spacing w:after="0" w:line="240" w:lineRule="auto"/>
        <w:rPr>
          <w:rFonts w:ascii="Arial" w:hAnsi="Arial" w:cs="Arial"/>
          <w:sz w:val="24"/>
          <w:szCs w:val="24"/>
          <w:lang w:eastAsia="it-IT"/>
        </w:rPr>
      </w:pPr>
      <w:proofErr w:type="spellStart"/>
      <w:ins w:id="871" w:author="Enrico Monte" w:date="2019-01-19T18:10:00Z">
        <w:r>
          <w:rPr>
            <w:rFonts w:ascii="Arial" w:hAnsi="Arial" w:cs="Arial"/>
            <w:sz w:val="24"/>
            <w:szCs w:val="24"/>
            <w:lang w:eastAsia="it-IT"/>
          </w:rPr>
          <w:t>Fumo</w:t>
        </w:r>
        <w:proofErr w:type="spellEnd"/>
        <w:r>
          <w:rPr>
            <w:rFonts w:ascii="Arial" w:hAnsi="Arial" w:cs="Arial"/>
            <w:sz w:val="24"/>
            <w:szCs w:val="24"/>
            <w:lang w:eastAsia="it-IT"/>
          </w:rPr>
          <w:tab/>
        </w:r>
        <w:r>
          <w:rPr>
            <w:rFonts w:ascii="Arial" w:hAnsi="Arial" w:cs="Arial"/>
            <w:sz w:val="24"/>
            <w:szCs w:val="24"/>
            <w:lang w:eastAsia="it-IT"/>
          </w:rPr>
          <w:tab/>
        </w:r>
        <w:r>
          <w:rPr>
            <w:rFonts w:ascii="Arial" w:hAnsi="Arial" w:cs="Arial"/>
            <w:sz w:val="24"/>
            <w:szCs w:val="24"/>
            <w:lang w:eastAsia="it-IT"/>
          </w:rPr>
          <w:tab/>
          <w:t>t = 60s</w:t>
        </w:r>
      </w:ins>
    </w:p>
    <w:p w:rsidR="006A40C8" w:rsidRPr="009311D9" w:rsidRDefault="006A40C8" w:rsidP="006A40C8">
      <w:pPr>
        <w:shd w:val="clear" w:color="auto" w:fill="FFFFFF"/>
        <w:ind w:left="708"/>
        <w:rPr>
          <w:rFonts w:ascii="Arial" w:hAnsi="Arial" w:cs="Arial"/>
          <w:lang w:eastAsia="it-IT"/>
        </w:rPr>
      </w:pPr>
    </w:p>
    <w:p w:rsidR="006A40C8" w:rsidRPr="009311D9" w:rsidRDefault="006A40C8" w:rsidP="006A40C8">
      <w:pPr>
        <w:shd w:val="clear" w:color="auto" w:fill="FFFFFF"/>
        <w:ind w:left="708"/>
        <w:rPr>
          <w:rFonts w:ascii="Arial" w:hAnsi="Arial" w:cs="Arial"/>
          <w:lang w:val="it-IT" w:eastAsia="it-IT"/>
        </w:rPr>
      </w:pPr>
      <w:r w:rsidRPr="009311D9">
        <w:rPr>
          <w:rFonts w:ascii="Arial" w:hAnsi="Arial" w:cs="Arial"/>
          <w:lang w:val="it-IT" w:eastAsia="it-IT"/>
        </w:rPr>
        <w:t>Nel momento in cui viene rilevata un’anomalia, “t” si riduce in base alla priorità di quest’ultima:</w:t>
      </w:r>
    </w:p>
    <w:p w:rsidR="006A40C8" w:rsidRPr="009311D9" w:rsidRDefault="006A40C8" w:rsidP="006A40C8">
      <w:pPr>
        <w:pStyle w:val="Paragrafoelenco"/>
        <w:numPr>
          <w:ilvl w:val="1"/>
          <w:numId w:val="44"/>
        </w:numPr>
        <w:shd w:val="clear" w:color="auto" w:fill="FFFFFF"/>
        <w:spacing w:after="0" w:line="240" w:lineRule="auto"/>
        <w:rPr>
          <w:rFonts w:ascii="Arial" w:hAnsi="Arial" w:cs="Arial"/>
          <w:sz w:val="24"/>
          <w:szCs w:val="24"/>
          <w:lang w:eastAsia="it-IT"/>
        </w:rPr>
      </w:pPr>
      <w:proofErr w:type="spellStart"/>
      <w:r w:rsidRPr="009311D9">
        <w:rPr>
          <w:rFonts w:ascii="Arial" w:hAnsi="Arial" w:cs="Arial"/>
          <w:sz w:val="24"/>
          <w:szCs w:val="24"/>
          <w:lang w:eastAsia="it-IT"/>
        </w:rPr>
        <w:t>Bassa</w:t>
      </w:r>
      <w:proofErr w:type="spellEnd"/>
      <w:r w:rsidRPr="009311D9">
        <w:rPr>
          <w:rFonts w:ascii="Arial" w:hAnsi="Arial" w:cs="Arial"/>
          <w:sz w:val="24"/>
          <w:szCs w:val="24"/>
          <w:lang w:eastAsia="it-IT"/>
        </w:rPr>
        <w:t xml:space="preserve"> </w:t>
      </w:r>
      <w:proofErr w:type="spellStart"/>
      <w:r w:rsidRPr="009311D9">
        <w:rPr>
          <w:rFonts w:ascii="Arial" w:hAnsi="Arial" w:cs="Arial"/>
          <w:sz w:val="24"/>
          <w:szCs w:val="24"/>
          <w:lang w:eastAsia="it-IT"/>
        </w:rPr>
        <w:t>priorità</w:t>
      </w:r>
      <w:proofErr w:type="spellEnd"/>
      <w:r w:rsidRPr="009311D9">
        <w:rPr>
          <w:rFonts w:ascii="Arial" w:hAnsi="Arial" w:cs="Arial"/>
          <w:sz w:val="24"/>
          <w:szCs w:val="24"/>
          <w:lang w:eastAsia="it-IT"/>
        </w:rPr>
        <w:t xml:space="preserve"> </w:t>
      </w:r>
      <w:r w:rsidRPr="009311D9">
        <w:rPr>
          <w:rFonts w:ascii="Arial" w:hAnsi="Arial" w:cs="Arial"/>
          <w:sz w:val="24"/>
          <w:szCs w:val="24"/>
          <w:lang w:eastAsia="it-IT"/>
        </w:rPr>
        <w:tab/>
        <w:t xml:space="preserve">= t/2 </w:t>
      </w:r>
    </w:p>
    <w:p w:rsidR="006A40C8" w:rsidRPr="009311D9" w:rsidRDefault="006A40C8" w:rsidP="006A40C8">
      <w:pPr>
        <w:pStyle w:val="Paragrafoelenco"/>
        <w:numPr>
          <w:ilvl w:val="1"/>
          <w:numId w:val="44"/>
        </w:numPr>
        <w:shd w:val="clear" w:color="auto" w:fill="FFFFFF"/>
        <w:spacing w:after="0" w:line="240" w:lineRule="auto"/>
        <w:rPr>
          <w:rFonts w:ascii="Arial" w:hAnsi="Arial" w:cs="Arial"/>
          <w:sz w:val="24"/>
          <w:szCs w:val="24"/>
          <w:lang w:eastAsia="it-IT"/>
        </w:rPr>
      </w:pPr>
      <w:r w:rsidRPr="009311D9">
        <w:rPr>
          <w:rFonts w:ascii="Arial" w:hAnsi="Arial" w:cs="Arial"/>
          <w:sz w:val="24"/>
          <w:szCs w:val="24"/>
          <w:lang w:eastAsia="it-IT"/>
        </w:rPr>
        <w:t xml:space="preserve">Media </w:t>
      </w:r>
      <w:proofErr w:type="spellStart"/>
      <w:r w:rsidRPr="009311D9">
        <w:rPr>
          <w:rFonts w:ascii="Arial" w:hAnsi="Arial" w:cs="Arial"/>
          <w:sz w:val="24"/>
          <w:szCs w:val="24"/>
          <w:lang w:eastAsia="it-IT"/>
        </w:rPr>
        <w:t>priorità</w:t>
      </w:r>
      <w:proofErr w:type="spellEnd"/>
      <w:r w:rsidRPr="009311D9">
        <w:rPr>
          <w:rFonts w:ascii="Arial" w:hAnsi="Arial" w:cs="Arial"/>
          <w:sz w:val="24"/>
          <w:szCs w:val="24"/>
          <w:lang w:eastAsia="it-IT"/>
        </w:rPr>
        <w:t xml:space="preserve"> </w:t>
      </w:r>
      <w:r w:rsidRPr="009311D9">
        <w:rPr>
          <w:rFonts w:ascii="Arial" w:hAnsi="Arial" w:cs="Arial"/>
          <w:sz w:val="24"/>
          <w:szCs w:val="24"/>
          <w:lang w:eastAsia="it-IT"/>
        </w:rPr>
        <w:tab/>
        <w:t xml:space="preserve">= t/4 </w:t>
      </w:r>
    </w:p>
    <w:p w:rsidR="006A40C8" w:rsidRPr="009311D9" w:rsidRDefault="006A40C8" w:rsidP="006A40C8">
      <w:pPr>
        <w:pStyle w:val="Paragrafoelenco"/>
        <w:numPr>
          <w:ilvl w:val="1"/>
          <w:numId w:val="44"/>
        </w:numPr>
        <w:shd w:val="clear" w:color="auto" w:fill="FFFFFF"/>
        <w:spacing w:after="0" w:line="240" w:lineRule="auto"/>
        <w:rPr>
          <w:rFonts w:ascii="Arial" w:hAnsi="Arial" w:cs="Arial"/>
          <w:sz w:val="24"/>
          <w:szCs w:val="24"/>
          <w:lang w:eastAsia="it-IT"/>
        </w:rPr>
      </w:pPr>
      <w:r w:rsidRPr="009311D9">
        <w:rPr>
          <w:rFonts w:ascii="Arial" w:hAnsi="Arial" w:cs="Arial"/>
          <w:sz w:val="24"/>
          <w:szCs w:val="24"/>
          <w:lang w:eastAsia="it-IT"/>
        </w:rPr>
        <w:t xml:space="preserve">Alta </w:t>
      </w:r>
      <w:proofErr w:type="spellStart"/>
      <w:r w:rsidRPr="009311D9">
        <w:rPr>
          <w:rFonts w:ascii="Arial" w:hAnsi="Arial" w:cs="Arial"/>
          <w:sz w:val="24"/>
          <w:szCs w:val="24"/>
          <w:lang w:eastAsia="it-IT"/>
        </w:rPr>
        <w:t>priorità</w:t>
      </w:r>
      <w:proofErr w:type="spellEnd"/>
      <w:r w:rsidRPr="009311D9">
        <w:rPr>
          <w:rFonts w:ascii="Arial" w:hAnsi="Arial" w:cs="Arial"/>
          <w:sz w:val="24"/>
          <w:szCs w:val="24"/>
          <w:lang w:eastAsia="it-IT"/>
        </w:rPr>
        <w:t xml:space="preserve"> </w:t>
      </w:r>
      <w:r w:rsidRPr="009311D9">
        <w:rPr>
          <w:rFonts w:ascii="Arial" w:hAnsi="Arial" w:cs="Arial"/>
          <w:sz w:val="24"/>
          <w:szCs w:val="24"/>
          <w:lang w:eastAsia="it-IT"/>
        </w:rPr>
        <w:tab/>
      </w:r>
      <w:r w:rsidRPr="009311D9">
        <w:rPr>
          <w:rFonts w:ascii="Arial" w:hAnsi="Arial" w:cs="Arial"/>
          <w:sz w:val="24"/>
          <w:szCs w:val="24"/>
          <w:lang w:eastAsia="it-IT"/>
        </w:rPr>
        <w:tab/>
        <w:t>= t/6</w:t>
      </w:r>
    </w:p>
    <w:p w:rsidR="006A40C8" w:rsidRPr="009311D9" w:rsidRDefault="006A40C8" w:rsidP="006A40C8">
      <w:pPr>
        <w:pStyle w:val="Paragrafoelenco"/>
        <w:shd w:val="clear" w:color="auto" w:fill="FFFFFF"/>
        <w:spacing w:after="0" w:line="240" w:lineRule="auto"/>
        <w:ind w:left="1440"/>
        <w:rPr>
          <w:rFonts w:ascii="Arial" w:hAnsi="Arial" w:cs="Arial"/>
          <w:sz w:val="24"/>
          <w:szCs w:val="24"/>
          <w:lang w:eastAsia="it-IT"/>
        </w:rPr>
      </w:pPr>
    </w:p>
    <w:p w:rsidR="006A40C8" w:rsidRPr="009311D9" w:rsidRDefault="006A40C8" w:rsidP="006A40C8">
      <w:pPr>
        <w:pStyle w:val="Paragrafoelenco"/>
        <w:numPr>
          <w:ilvl w:val="0"/>
          <w:numId w:val="44"/>
        </w:numPr>
        <w:spacing w:after="0" w:line="240" w:lineRule="auto"/>
        <w:rPr>
          <w:sz w:val="24"/>
          <w:szCs w:val="24"/>
          <w:lang w:eastAsia="it-IT"/>
        </w:rPr>
      </w:pPr>
      <w:r w:rsidRPr="009311D9">
        <w:rPr>
          <w:rFonts w:ascii="Arial" w:hAnsi="Arial" w:cs="Arial"/>
          <w:sz w:val="24"/>
          <w:szCs w:val="24"/>
          <w:u w:val="single"/>
          <w:lang w:eastAsia="it-IT"/>
        </w:rPr>
        <w:t>LIVELLI DI ALLERTA</w:t>
      </w:r>
      <w:r w:rsidRPr="009311D9">
        <w:rPr>
          <w:rFonts w:ascii="Arial" w:hAnsi="Arial" w:cs="Arial"/>
          <w:sz w:val="24"/>
          <w:szCs w:val="24"/>
          <w:lang w:eastAsia="it-IT"/>
        </w:rPr>
        <w:t xml:space="preserve"> = </w:t>
      </w:r>
    </w:p>
    <w:p w:rsidR="006A40C8" w:rsidRPr="009311D9" w:rsidRDefault="006A40C8" w:rsidP="006A40C8">
      <w:pPr>
        <w:pStyle w:val="Paragrafoelenco"/>
        <w:numPr>
          <w:ilvl w:val="1"/>
          <w:numId w:val="44"/>
        </w:numPr>
        <w:spacing w:after="0" w:line="240" w:lineRule="auto"/>
        <w:rPr>
          <w:color w:val="000000"/>
          <w:sz w:val="24"/>
          <w:szCs w:val="24"/>
          <w:lang w:val="it-IT" w:eastAsia="it-IT"/>
        </w:rPr>
      </w:pPr>
      <w:r w:rsidRPr="00342F37">
        <w:rPr>
          <w:rFonts w:ascii="Arial" w:hAnsi="Arial" w:cs="Arial"/>
          <w:color w:val="00B050"/>
          <w:sz w:val="24"/>
          <w:szCs w:val="24"/>
          <w:lang w:val="it-IT" w:eastAsia="it-IT"/>
        </w:rPr>
        <w:t>Verde</w:t>
      </w:r>
      <w:r w:rsidRPr="009311D9">
        <w:rPr>
          <w:rFonts w:ascii="Arial" w:hAnsi="Arial" w:cs="Arial"/>
          <w:color w:val="000000"/>
          <w:sz w:val="24"/>
          <w:szCs w:val="24"/>
          <w:lang w:val="it-IT" w:eastAsia="it-IT"/>
        </w:rPr>
        <w:t>: situazione normale (no anomalie/malfunzionamenti)</w:t>
      </w:r>
    </w:p>
    <w:p w:rsidR="006A40C8" w:rsidRPr="009311D9" w:rsidRDefault="006A40C8" w:rsidP="006A40C8">
      <w:pPr>
        <w:pStyle w:val="Paragrafoelenco"/>
        <w:numPr>
          <w:ilvl w:val="1"/>
          <w:numId w:val="44"/>
        </w:numPr>
        <w:spacing w:after="0" w:line="240" w:lineRule="auto"/>
        <w:rPr>
          <w:color w:val="000000"/>
          <w:sz w:val="24"/>
          <w:szCs w:val="24"/>
          <w:lang w:eastAsia="it-IT"/>
        </w:rPr>
      </w:pPr>
      <w:proofErr w:type="spellStart"/>
      <w:r w:rsidRPr="009311D9">
        <w:rPr>
          <w:rFonts w:ascii="Arial" w:hAnsi="Arial" w:cs="Arial"/>
          <w:color w:val="FFC000"/>
          <w:sz w:val="24"/>
          <w:szCs w:val="24"/>
          <w:lang w:eastAsia="it-IT"/>
        </w:rPr>
        <w:t>Giallo</w:t>
      </w:r>
      <w:proofErr w:type="spellEnd"/>
      <w:r w:rsidRPr="009311D9">
        <w:rPr>
          <w:rFonts w:ascii="Arial" w:hAnsi="Arial" w:cs="Arial"/>
          <w:color w:val="000000"/>
          <w:sz w:val="24"/>
          <w:szCs w:val="24"/>
          <w:lang w:eastAsia="it-IT"/>
        </w:rPr>
        <w:t xml:space="preserve">: </w:t>
      </w:r>
      <w:proofErr w:type="spellStart"/>
      <w:r w:rsidRPr="009311D9">
        <w:rPr>
          <w:rFonts w:ascii="Arial" w:hAnsi="Arial" w:cs="Arial"/>
          <w:color w:val="000000"/>
          <w:sz w:val="24"/>
          <w:szCs w:val="24"/>
          <w:lang w:eastAsia="it-IT"/>
        </w:rPr>
        <w:t>bassa</w:t>
      </w:r>
      <w:proofErr w:type="spellEnd"/>
      <w:r w:rsidRPr="009311D9">
        <w:rPr>
          <w:rFonts w:ascii="Arial" w:hAnsi="Arial" w:cs="Arial"/>
          <w:color w:val="000000"/>
          <w:sz w:val="24"/>
          <w:szCs w:val="24"/>
          <w:lang w:eastAsia="it-IT"/>
        </w:rPr>
        <w:t xml:space="preserve"> </w:t>
      </w:r>
      <w:proofErr w:type="spellStart"/>
      <w:r w:rsidRPr="009311D9">
        <w:rPr>
          <w:rFonts w:ascii="Arial" w:hAnsi="Arial" w:cs="Arial"/>
          <w:color w:val="000000"/>
          <w:sz w:val="24"/>
          <w:szCs w:val="24"/>
          <w:lang w:eastAsia="it-IT"/>
        </w:rPr>
        <w:t>priorità</w:t>
      </w:r>
      <w:proofErr w:type="spellEnd"/>
      <w:r w:rsidRPr="009311D9">
        <w:rPr>
          <w:rFonts w:ascii="Arial" w:hAnsi="Arial" w:cs="Arial"/>
          <w:color w:val="000000"/>
          <w:sz w:val="24"/>
          <w:szCs w:val="24"/>
          <w:lang w:eastAsia="it-IT"/>
        </w:rPr>
        <w:t xml:space="preserve"> </w:t>
      </w:r>
    </w:p>
    <w:p w:rsidR="006A40C8" w:rsidRPr="009311D9" w:rsidRDefault="006A40C8" w:rsidP="006A40C8">
      <w:pPr>
        <w:pStyle w:val="Paragrafoelenco"/>
        <w:numPr>
          <w:ilvl w:val="1"/>
          <w:numId w:val="44"/>
        </w:numPr>
        <w:spacing w:after="0" w:line="240" w:lineRule="auto"/>
        <w:rPr>
          <w:color w:val="000000"/>
          <w:sz w:val="24"/>
          <w:szCs w:val="24"/>
          <w:lang w:eastAsia="it-IT"/>
        </w:rPr>
      </w:pPr>
      <w:proofErr w:type="spellStart"/>
      <w:r w:rsidRPr="009311D9">
        <w:rPr>
          <w:rFonts w:ascii="Arial" w:hAnsi="Arial" w:cs="Arial"/>
          <w:color w:val="E36C0A"/>
          <w:sz w:val="24"/>
          <w:szCs w:val="24"/>
          <w:lang w:eastAsia="it-IT"/>
        </w:rPr>
        <w:t>Arancione</w:t>
      </w:r>
      <w:proofErr w:type="spellEnd"/>
      <w:r w:rsidRPr="009311D9">
        <w:rPr>
          <w:rFonts w:ascii="Arial" w:hAnsi="Arial" w:cs="Arial"/>
          <w:color w:val="000000"/>
          <w:sz w:val="24"/>
          <w:szCs w:val="24"/>
          <w:lang w:eastAsia="it-IT"/>
        </w:rPr>
        <w:t xml:space="preserve">: media </w:t>
      </w:r>
      <w:proofErr w:type="spellStart"/>
      <w:r w:rsidRPr="009311D9">
        <w:rPr>
          <w:rFonts w:ascii="Arial" w:hAnsi="Arial" w:cs="Arial"/>
          <w:color w:val="000000"/>
          <w:sz w:val="24"/>
          <w:szCs w:val="24"/>
          <w:lang w:eastAsia="it-IT"/>
        </w:rPr>
        <w:t>priorità</w:t>
      </w:r>
      <w:proofErr w:type="spellEnd"/>
    </w:p>
    <w:p w:rsidR="006A40C8" w:rsidRPr="009311D9" w:rsidRDefault="006A40C8" w:rsidP="006A40C8">
      <w:pPr>
        <w:pStyle w:val="Paragrafoelenco"/>
        <w:numPr>
          <w:ilvl w:val="1"/>
          <w:numId w:val="44"/>
        </w:numPr>
        <w:spacing w:after="0" w:line="240" w:lineRule="auto"/>
        <w:rPr>
          <w:sz w:val="24"/>
          <w:szCs w:val="24"/>
          <w:lang w:eastAsia="it-IT"/>
        </w:rPr>
      </w:pPr>
      <w:r w:rsidRPr="009311D9">
        <w:rPr>
          <w:rFonts w:ascii="Arial" w:hAnsi="Arial" w:cs="Arial"/>
          <w:color w:val="FF0000"/>
          <w:sz w:val="24"/>
          <w:szCs w:val="24"/>
          <w:lang w:eastAsia="it-IT"/>
        </w:rPr>
        <w:t>Rosso</w:t>
      </w:r>
      <w:r w:rsidRPr="009311D9">
        <w:rPr>
          <w:rFonts w:ascii="Arial" w:hAnsi="Arial" w:cs="Arial"/>
          <w:color w:val="000000"/>
          <w:sz w:val="24"/>
          <w:szCs w:val="24"/>
          <w:lang w:eastAsia="it-IT"/>
        </w:rPr>
        <w:t xml:space="preserve">: </w:t>
      </w:r>
      <w:proofErr w:type="spellStart"/>
      <w:r w:rsidRPr="009311D9">
        <w:rPr>
          <w:rFonts w:ascii="Arial" w:hAnsi="Arial" w:cs="Arial"/>
          <w:color w:val="000000"/>
          <w:sz w:val="24"/>
          <w:szCs w:val="24"/>
          <w:lang w:eastAsia="it-IT"/>
        </w:rPr>
        <w:t>alta</w:t>
      </w:r>
      <w:proofErr w:type="spellEnd"/>
      <w:r w:rsidRPr="009311D9">
        <w:rPr>
          <w:rFonts w:ascii="Arial" w:hAnsi="Arial" w:cs="Arial"/>
          <w:color w:val="000000"/>
          <w:sz w:val="24"/>
          <w:szCs w:val="24"/>
          <w:lang w:eastAsia="it-IT"/>
        </w:rPr>
        <w:t xml:space="preserve"> </w:t>
      </w:r>
      <w:proofErr w:type="spellStart"/>
      <w:r w:rsidRPr="009311D9">
        <w:rPr>
          <w:rFonts w:ascii="Arial" w:hAnsi="Arial" w:cs="Arial"/>
          <w:color w:val="000000"/>
          <w:sz w:val="24"/>
          <w:szCs w:val="24"/>
          <w:lang w:eastAsia="it-IT"/>
        </w:rPr>
        <w:t>priorità</w:t>
      </w:r>
      <w:proofErr w:type="spellEnd"/>
    </w:p>
    <w:p w:rsidR="006A40C8" w:rsidRPr="009311D9" w:rsidRDefault="006A40C8" w:rsidP="006A40C8">
      <w:pPr>
        <w:pStyle w:val="Paragrafoelenco"/>
        <w:numPr>
          <w:ilvl w:val="1"/>
          <w:numId w:val="44"/>
        </w:numPr>
        <w:spacing w:after="0" w:line="240" w:lineRule="auto"/>
        <w:rPr>
          <w:sz w:val="24"/>
          <w:szCs w:val="24"/>
          <w:lang w:val="it-IT" w:eastAsia="it-IT"/>
        </w:rPr>
      </w:pPr>
      <w:r w:rsidRPr="009311D9">
        <w:rPr>
          <w:rFonts w:ascii="Arial" w:hAnsi="Arial" w:cs="Arial"/>
          <w:color w:val="243F60"/>
          <w:sz w:val="24"/>
          <w:szCs w:val="24"/>
          <w:lang w:val="it-IT" w:eastAsia="it-IT"/>
        </w:rPr>
        <w:lastRenderedPageBreak/>
        <w:t>Pericolo</w:t>
      </w:r>
      <w:r w:rsidRPr="009311D9">
        <w:rPr>
          <w:rFonts w:ascii="Arial" w:hAnsi="Arial" w:cs="Arial"/>
          <w:color w:val="000000"/>
          <w:sz w:val="24"/>
          <w:szCs w:val="24"/>
          <w:lang w:val="it-IT" w:eastAsia="it-IT"/>
        </w:rPr>
        <w:t>: situazione critica che può mettere in pericolo la vita delle persone</w:t>
      </w:r>
    </w:p>
    <w:p w:rsidR="006A40C8" w:rsidRDefault="006A40C8" w:rsidP="006A40C8">
      <w:pPr>
        <w:rPr>
          <w:color w:val="FFC000"/>
          <w:lang w:val="it-IT"/>
        </w:rPr>
      </w:pPr>
    </w:p>
    <w:p w:rsidR="00702B04" w:rsidRDefault="00702B04" w:rsidP="00342F37">
      <w:pPr>
        <w:rPr>
          <w:rFonts w:ascii="Arial" w:hAnsi="Arial" w:cs="Arial"/>
          <w:color w:val="FFC000"/>
          <w:lang w:val="it-IT"/>
        </w:rPr>
      </w:pPr>
    </w:p>
    <w:p w:rsidR="00342F37" w:rsidRDefault="006A40C8" w:rsidP="00342F37">
      <w:pPr>
        <w:rPr>
          <w:rFonts w:ascii="Arial" w:hAnsi="Arial" w:cs="Arial"/>
          <w:lang w:val="it-IT"/>
        </w:rPr>
      </w:pPr>
      <w:r w:rsidRPr="00342F37">
        <w:rPr>
          <w:rFonts w:ascii="Arial" w:hAnsi="Arial" w:cs="Arial"/>
          <w:color w:val="FFC000"/>
          <w:lang w:val="it-IT"/>
        </w:rPr>
        <w:t>BASSA</w:t>
      </w:r>
      <w:r w:rsidRPr="00342F37">
        <w:rPr>
          <w:rFonts w:ascii="Arial" w:hAnsi="Arial" w:cs="Arial"/>
          <w:lang w:val="it-IT"/>
        </w:rPr>
        <w:t xml:space="preserve">:   </w:t>
      </w:r>
    </w:p>
    <w:p w:rsidR="00342F37" w:rsidRDefault="006A40C8" w:rsidP="00342F37">
      <w:pPr>
        <w:rPr>
          <w:rFonts w:ascii="Arial" w:hAnsi="Arial" w:cs="Arial"/>
          <w:lang w:val="it-IT"/>
        </w:rPr>
      </w:pPr>
      <w:r w:rsidRPr="009311D9">
        <w:rPr>
          <w:rFonts w:ascii="Arial" w:hAnsi="Arial" w:cs="Arial"/>
          <w:b/>
          <w:lang w:val="it-IT"/>
        </w:rPr>
        <w:t>MALFUNZIONAMENTI</w:t>
      </w:r>
      <w:r w:rsidRPr="009311D9">
        <w:rPr>
          <w:rFonts w:ascii="Arial" w:hAnsi="Arial" w:cs="Arial"/>
          <w:lang w:val="it-IT"/>
        </w:rPr>
        <w:t xml:space="preserve"> = Se solo un sensore per stanza non funziona ma ce n’è almeno un altro dello stesso tipo che funziona</w:t>
      </w:r>
      <w:del w:id="872" w:author="Enrico Monte" w:date="2019-01-15T21:51:00Z">
        <w:r w:rsidRPr="009311D9" w:rsidDel="00255583">
          <w:rPr>
            <w:rFonts w:ascii="Arial" w:hAnsi="Arial" w:cs="Arial"/>
            <w:lang w:val="it-IT"/>
          </w:rPr>
          <w:delText xml:space="preserve"> e rimane nel range consentito</w:delText>
        </w:r>
      </w:del>
      <w:r w:rsidRPr="009311D9">
        <w:rPr>
          <w:rFonts w:ascii="Arial" w:hAnsi="Arial" w:cs="Arial"/>
          <w:lang w:val="it-IT"/>
        </w:rPr>
        <w:t>.</w:t>
      </w:r>
    </w:p>
    <w:p w:rsidR="00342F37" w:rsidRDefault="006A40C8" w:rsidP="00342F37">
      <w:pPr>
        <w:rPr>
          <w:rFonts w:ascii="Arial" w:hAnsi="Arial" w:cs="Arial"/>
          <w:lang w:val="it-IT"/>
        </w:rPr>
      </w:pPr>
      <w:r w:rsidRPr="009311D9">
        <w:rPr>
          <w:rFonts w:ascii="Arial" w:hAnsi="Arial" w:cs="Arial"/>
          <w:b/>
          <w:lang w:val="it-IT"/>
        </w:rPr>
        <w:t>ANOMALIE</w:t>
      </w:r>
      <w:r w:rsidRPr="009311D9">
        <w:rPr>
          <w:rFonts w:ascii="Arial" w:hAnsi="Arial" w:cs="Arial"/>
          <w:lang w:val="it-IT"/>
        </w:rPr>
        <w:t xml:space="preserve"> =  Se un solo un tipo di sensore supera i valori </w:t>
      </w:r>
      <w:proofErr w:type="gramStart"/>
      <w:r w:rsidRPr="009311D9">
        <w:rPr>
          <w:rFonts w:ascii="Arial" w:hAnsi="Arial" w:cs="Arial"/>
          <w:lang w:val="it-IT"/>
        </w:rPr>
        <w:t>sotto elencati</w:t>
      </w:r>
      <w:proofErr w:type="gramEnd"/>
      <w:r w:rsidRPr="009311D9">
        <w:rPr>
          <w:rFonts w:ascii="Arial" w:hAnsi="Arial" w:cs="Arial"/>
          <w:lang w:val="it-IT"/>
        </w:rPr>
        <w:t>:</w:t>
      </w:r>
    </w:p>
    <w:p w:rsidR="00342F37" w:rsidRDefault="006A40C8" w:rsidP="00342F37">
      <w:pPr>
        <w:numPr>
          <w:ilvl w:val="0"/>
          <w:numId w:val="46"/>
        </w:numPr>
        <w:rPr>
          <w:rFonts w:ascii="Arial" w:hAnsi="Arial" w:cs="Arial"/>
          <w:lang w:val="it-IT"/>
        </w:rPr>
      </w:pPr>
      <w:r w:rsidRPr="009311D9">
        <w:rPr>
          <w:rFonts w:ascii="Arial" w:hAnsi="Arial" w:cs="Arial"/>
          <w:lang w:val="it-IT"/>
        </w:rPr>
        <w:t xml:space="preserve">temperatura = +- 2 gradi centigradi </w:t>
      </w:r>
      <w:r w:rsidR="00752844">
        <w:rPr>
          <w:rFonts w:ascii="Arial" w:hAnsi="Arial" w:cs="Arial"/>
          <w:lang w:val="it-IT"/>
        </w:rPr>
        <w:t>rispetto a</w:t>
      </w:r>
      <w:r w:rsidRPr="009311D9">
        <w:rPr>
          <w:rFonts w:ascii="Arial" w:hAnsi="Arial" w:cs="Arial"/>
          <w:lang w:val="it-IT"/>
        </w:rPr>
        <w:t xml:space="preserve"> </w:t>
      </w:r>
      <w:proofErr w:type="spellStart"/>
      <w:r w:rsidRPr="009311D9">
        <w:rPr>
          <w:rFonts w:ascii="Arial" w:hAnsi="Arial" w:cs="Arial"/>
          <w:lang w:val="it-IT"/>
        </w:rPr>
        <w:t>min</w:t>
      </w:r>
      <w:proofErr w:type="spellEnd"/>
      <w:r w:rsidRPr="009311D9">
        <w:rPr>
          <w:rFonts w:ascii="Arial" w:hAnsi="Arial" w:cs="Arial"/>
          <w:lang w:val="it-IT"/>
        </w:rPr>
        <w:t xml:space="preserve"> e </w:t>
      </w:r>
      <w:proofErr w:type="spellStart"/>
      <w:r w:rsidR="00752844">
        <w:rPr>
          <w:rFonts w:ascii="Arial" w:hAnsi="Arial" w:cs="Arial"/>
          <w:lang w:val="it-IT"/>
        </w:rPr>
        <w:t>max</w:t>
      </w:r>
      <w:proofErr w:type="spellEnd"/>
      <w:r w:rsidR="00752844">
        <w:rPr>
          <w:rFonts w:ascii="Arial" w:hAnsi="Arial" w:cs="Arial"/>
          <w:lang w:val="it-IT"/>
        </w:rPr>
        <w:t xml:space="preserve"> </w:t>
      </w:r>
      <w:proofErr w:type="spellStart"/>
      <w:r w:rsidR="00752844">
        <w:rPr>
          <w:rFonts w:ascii="Arial" w:hAnsi="Arial" w:cs="Arial"/>
          <w:lang w:val="it-IT"/>
        </w:rPr>
        <w:t>temp</w:t>
      </w:r>
      <w:proofErr w:type="spellEnd"/>
    </w:p>
    <w:p w:rsidR="00342F37" w:rsidRDefault="006A40C8" w:rsidP="00342F37">
      <w:pPr>
        <w:numPr>
          <w:ilvl w:val="0"/>
          <w:numId w:val="46"/>
        </w:numPr>
        <w:rPr>
          <w:rFonts w:ascii="Arial" w:hAnsi="Arial" w:cs="Arial"/>
          <w:lang w:val="it-IT"/>
        </w:rPr>
      </w:pPr>
      <w:r w:rsidRPr="00752844">
        <w:rPr>
          <w:rFonts w:ascii="Arial" w:hAnsi="Arial" w:cs="Arial"/>
          <w:lang w:val="it-IT"/>
        </w:rPr>
        <w:t xml:space="preserve">pressione = </w:t>
      </w:r>
      <w:r w:rsidR="00752844" w:rsidRPr="00752844">
        <w:rPr>
          <w:rFonts w:ascii="Arial" w:hAnsi="Arial" w:cs="Arial"/>
          <w:lang w:val="it-IT"/>
        </w:rPr>
        <w:t>+-</w:t>
      </w:r>
      <w:r w:rsidR="00752844">
        <w:rPr>
          <w:rFonts w:ascii="Arial" w:hAnsi="Arial" w:cs="Arial"/>
          <w:lang w:val="it-IT"/>
        </w:rPr>
        <w:t xml:space="preserve"> </w:t>
      </w:r>
      <w:r w:rsidR="00752844" w:rsidRPr="00752844">
        <w:rPr>
          <w:rFonts w:ascii="Arial" w:hAnsi="Arial" w:cs="Arial"/>
          <w:lang w:val="it-IT"/>
        </w:rPr>
        <w:t xml:space="preserve">50 </w:t>
      </w:r>
      <w:proofErr w:type="spellStart"/>
      <w:ins w:id="873" w:author="Enrico Monte" w:date="2019-01-15T22:06:00Z">
        <w:r w:rsidR="00255583">
          <w:rPr>
            <w:rFonts w:ascii="Arial" w:hAnsi="Arial" w:cs="Arial"/>
            <w:lang w:val="it-IT"/>
          </w:rPr>
          <w:t>h</w:t>
        </w:r>
      </w:ins>
      <w:r w:rsidR="00752844" w:rsidRPr="00752844">
        <w:rPr>
          <w:rFonts w:ascii="Arial" w:hAnsi="Arial" w:cs="Arial"/>
          <w:lang w:val="it-IT"/>
        </w:rPr>
        <w:t>pascal</w:t>
      </w:r>
      <w:proofErr w:type="spellEnd"/>
      <w:r w:rsidR="00752844" w:rsidRPr="00752844">
        <w:rPr>
          <w:rFonts w:ascii="Arial" w:hAnsi="Arial" w:cs="Arial"/>
          <w:lang w:val="it-IT"/>
        </w:rPr>
        <w:t xml:space="preserve"> </w:t>
      </w:r>
      <w:r w:rsidR="00752844">
        <w:rPr>
          <w:rFonts w:ascii="Arial" w:hAnsi="Arial" w:cs="Arial"/>
          <w:lang w:val="it-IT"/>
        </w:rPr>
        <w:t>rispetto a</w:t>
      </w:r>
      <w:r w:rsidR="00752844" w:rsidRPr="00752844">
        <w:rPr>
          <w:rFonts w:ascii="Arial" w:hAnsi="Arial" w:cs="Arial"/>
          <w:lang w:val="it-IT"/>
        </w:rPr>
        <w:t xml:space="preserve"> </w:t>
      </w:r>
      <w:proofErr w:type="spellStart"/>
      <w:r w:rsidR="00752844" w:rsidRPr="00752844">
        <w:rPr>
          <w:rFonts w:ascii="Arial" w:hAnsi="Arial" w:cs="Arial"/>
          <w:lang w:val="it-IT"/>
        </w:rPr>
        <w:t>min</w:t>
      </w:r>
      <w:proofErr w:type="spellEnd"/>
      <w:r w:rsidR="00752844" w:rsidRPr="00752844">
        <w:rPr>
          <w:rFonts w:ascii="Arial" w:hAnsi="Arial" w:cs="Arial"/>
          <w:lang w:val="it-IT"/>
        </w:rPr>
        <w:t xml:space="preserve"> e</w:t>
      </w:r>
      <w:r w:rsidR="00752844">
        <w:rPr>
          <w:rFonts w:ascii="Arial" w:hAnsi="Arial" w:cs="Arial"/>
          <w:lang w:val="it-IT"/>
        </w:rPr>
        <w:t xml:space="preserve"> </w:t>
      </w:r>
      <w:proofErr w:type="spellStart"/>
      <w:r w:rsidR="00752844">
        <w:rPr>
          <w:rFonts w:ascii="Arial" w:hAnsi="Arial" w:cs="Arial"/>
          <w:lang w:val="it-IT"/>
        </w:rPr>
        <w:t>max</w:t>
      </w:r>
      <w:proofErr w:type="spellEnd"/>
      <w:r w:rsidR="00752844">
        <w:rPr>
          <w:rFonts w:ascii="Arial" w:hAnsi="Arial" w:cs="Arial"/>
          <w:lang w:val="it-IT"/>
        </w:rPr>
        <w:t xml:space="preserve"> </w:t>
      </w:r>
      <w:proofErr w:type="spellStart"/>
      <w:r w:rsidR="00752844">
        <w:rPr>
          <w:rFonts w:ascii="Arial" w:hAnsi="Arial" w:cs="Arial"/>
          <w:lang w:val="it-IT"/>
        </w:rPr>
        <w:t>pres</w:t>
      </w:r>
      <w:proofErr w:type="spellEnd"/>
    </w:p>
    <w:p w:rsidR="00342F37" w:rsidRDefault="006A40C8" w:rsidP="00342F37">
      <w:pPr>
        <w:numPr>
          <w:ilvl w:val="0"/>
          <w:numId w:val="46"/>
        </w:numPr>
        <w:rPr>
          <w:rFonts w:ascii="Arial" w:hAnsi="Arial" w:cs="Arial"/>
          <w:lang w:val="it-IT"/>
        </w:rPr>
      </w:pPr>
      <w:r w:rsidRPr="00752844">
        <w:rPr>
          <w:rFonts w:ascii="Arial" w:hAnsi="Arial" w:cs="Arial"/>
          <w:lang w:val="it-IT"/>
        </w:rPr>
        <w:t>umidità =</w:t>
      </w:r>
      <w:r w:rsidR="00752844" w:rsidRPr="00752844">
        <w:rPr>
          <w:rFonts w:ascii="Arial" w:hAnsi="Arial" w:cs="Arial"/>
          <w:lang w:val="it-IT"/>
        </w:rPr>
        <w:t xml:space="preserve">+- 10% rispetto a </w:t>
      </w:r>
      <w:proofErr w:type="spellStart"/>
      <w:r w:rsidR="00752844" w:rsidRPr="00752844">
        <w:rPr>
          <w:rFonts w:ascii="Arial" w:hAnsi="Arial" w:cs="Arial"/>
          <w:lang w:val="it-IT"/>
        </w:rPr>
        <w:t>min</w:t>
      </w:r>
      <w:proofErr w:type="spellEnd"/>
      <w:r w:rsidR="00752844" w:rsidRPr="00752844">
        <w:rPr>
          <w:rFonts w:ascii="Arial" w:hAnsi="Arial" w:cs="Arial"/>
          <w:lang w:val="it-IT"/>
        </w:rPr>
        <w:t xml:space="preserve"> e</w:t>
      </w:r>
      <w:r w:rsidR="00752844">
        <w:rPr>
          <w:rFonts w:ascii="Arial" w:hAnsi="Arial" w:cs="Arial"/>
          <w:lang w:val="it-IT"/>
        </w:rPr>
        <w:t xml:space="preserve"> </w:t>
      </w:r>
      <w:proofErr w:type="spellStart"/>
      <w:r w:rsidR="00752844">
        <w:rPr>
          <w:rFonts w:ascii="Arial" w:hAnsi="Arial" w:cs="Arial"/>
          <w:lang w:val="it-IT"/>
        </w:rPr>
        <w:t>max</w:t>
      </w:r>
      <w:proofErr w:type="spellEnd"/>
      <w:r w:rsidR="00752844">
        <w:rPr>
          <w:rFonts w:ascii="Arial" w:hAnsi="Arial" w:cs="Arial"/>
          <w:lang w:val="it-IT"/>
        </w:rPr>
        <w:t xml:space="preserve"> </w:t>
      </w:r>
      <w:proofErr w:type="spellStart"/>
      <w:r w:rsidR="00752844">
        <w:rPr>
          <w:rFonts w:ascii="Arial" w:hAnsi="Arial" w:cs="Arial"/>
          <w:lang w:val="it-IT"/>
        </w:rPr>
        <w:t>um</w:t>
      </w:r>
      <w:proofErr w:type="spellEnd"/>
    </w:p>
    <w:p w:rsidR="006A40C8" w:rsidRPr="00342F37" w:rsidRDefault="006A40C8" w:rsidP="00342F37">
      <w:pPr>
        <w:numPr>
          <w:ilvl w:val="0"/>
          <w:numId w:val="46"/>
        </w:numPr>
        <w:rPr>
          <w:rFonts w:ascii="Arial" w:hAnsi="Arial" w:cs="Arial"/>
          <w:lang w:val="it-IT"/>
        </w:rPr>
      </w:pPr>
      <w:r w:rsidRPr="00752844">
        <w:rPr>
          <w:rFonts w:ascii="Arial" w:hAnsi="Arial" w:cs="Arial"/>
          <w:lang w:val="it-IT"/>
        </w:rPr>
        <w:t>luminosità =</w:t>
      </w:r>
      <w:r w:rsidR="00752844" w:rsidRPr="00752844">
        <w:rPr>
          <w:rFonts w:ascii="Arial" w:hAnsi="Arial" w:cs="Arial"/>
          <w:lang w:val="it-IT"/>
        </w:rPr>
        <w:t xml:space="preserve">+- 100 lux rispetto a </w:t>
      </w:r>
      <w:proofErr w:type="spellStart"/>
      <w:r w:rsidR="00752844" w:rsidRPr="00752844">
        <w:rPr>
          <w:rFonts w:ascii="Arial" w:hAnsi="Arial" w:cs="Arial"/>
          <w:lang w:val="it-IT"/>
        </w:rPr>
        <w:t>m</w:t>
      </w:r>
      <w:r w:rsidR="00752844">
        <w:rPr>
          <w:rFonts w:ascii="Arial" w:hAnsi="Arial" w:cs="Arial"/>
          <w:lang w:val="it-IT"/>
        </w:rPr>
        <w:t>in</w:t>
      </w:r>
      <w:proofErr w:type="spellEnd"/>
      <w:r w:rsidR="00752844">
        <w:rPr>
          <w:rFonts w:ascii="Arial" w:hAnsi="Arial" w:cs="Arial"/>
          <w:lang w:val="it-IT"/>
        </w:rPr>
        <w:t xml:space="preserve"> e </w:t>
      </w:r>
      <w:proofErr w:type="spellStart"/>
      <w:r w:rsidR="00752844">
        <w:rPr>
          <w:rFonts w:ascii="Arial" w:hAnsi="Arial" w:cs="Arial"/>
          <w:lang w:val="it-IT"/>
        </w:rPr>
        <w:t>max</w:t>
      </w:r>
      <w:proofErr w:type="spellEnd"/>
      <w:r w:rsidR="00752844">
        <w:rPr>
          <w:rFonts w:ascii="Arial" w:hAnsi="Arial" w:cs="Arial"/>
          <w:lang w:val="it-IT"/>
        </w:rPr>
        <w:t xml:space="preserve"> </w:t>
      </w:r>
      <w:proofErr w:type="spellStart"/>
      <w:r w:rsidR="00752844">
        <w:rPr>
          <w:rFonts w:ascii="Arial" w:hAnsi="Arial" w:cs="Arial"/>
          <w:lang w:val="it-IT"/>
        </w:rPr>
        <w:t>lum</w:t>
      </w:r>
      <w:proofErr w:type="spellEnd"/>
    </w:p>
    <w:p w:rsidR="006A40C8" w:rsidRPr="00752844" w:rsidRDefault="006A40C8" w:rsidP="006A40C8">
      <w:pPr>
        <w:rPr>
          <w:rFonts w:ascii="Arial" w:hAnsi="Arial" w:cs="Arial"/>
          <w:color w:val="E36C0A"/>
          <w:lang w:val="it-IT"/>
        </w:rPr>
      </w:pPr>
    </w:p>
    <w:p w:rsidR="00342F37" w:rsidRPr="009F6F14" w:rsidRDefault="006A40C8" w:rsidP="00342F37">
      <w:pPr>
        <w:rPr>
          <w:rFonts w:ascii="Arial" w:hAnsi="Arial" w:cs="Arial"/>
          <w:color w:val="E36C0A"/>
          <w:lang w:val="it-IT"/>
        </w:rPr>
      </w:pPr>
      <w:r w:rsidRPr="009F6F14">
        <w:rPr>
          <w:rFonts w:ascii="Arial" w:hAnsi="Arial" w:cs="Arial"/>
          <w:color w:val="E36C0A"/>
          <w:lang w:val="it-IT"/>
        </w:rPr>
        <w:t xml:space="preserve">MEDIA: </w:t>
      </w:r>
    </w:p>
    <w:p w:rsidR="00342F37" w:rsidRDefault="006A40C8" w:rsidP="00342F37">
      <w:pPr>
        <w:rPr>
          <w:rFonts w:ascii="Arial" w:hAnsi="Arial" w:cs="Arial"/>
          <w:color w:val="E36C0A"/>
          <w:lang w:val="it-IT"/>
        </w:rPr>
      </w:pPr>
      <w:r w:rsidRPr="009311D9">
        <w:rPr>
          <w:rFonts w:ascii="Arial" w:hAnsi="Arial" w:cs="Arial"/>
          <w:b/>
          <w:color w:val="000000"/>
          <w:lang w:val="it-IT"/>
        </w:rPr>
        <w:t>MALFUNZIONAMENTI</w:t>
      </w:r>
      <w:r w:rsidRPr="009311D9">
        <w:rPr>
          <w:rFonts w:ascii="Arial" w:hAnsi="Arial" w:cs="Arial"/>
          <w:color w:val="000000"/>
          <w:lang w:val="it-IT"/>
        </w:rPr>
        <w:t xml:space="preserve"> =  Se pi</w:t>
      </w:r>
      <w:ins w:id="874" w:author="Enrico Monte" w:date="2019-01-15T22:06:00Z">
        <w:r w:rsidR="00255583">
          <w:rPr>
            <w:rFonts w:ascii="Arial" w:hAnsi="Arial" w:cs="Arial"/>
            <w:color w:val="000000"/>
            <w:lang w:val="it-IT"/>
          </w:rPr>
          <w:t>ù</w:t>
        </w:r>
      </w:ins>
      <w:del w:id="875" w:author="Enrico Monte" w:date="2019-01-15T22:06:00Z">
        <w:r w:rsidRPr="009311D9" w:rsidDel="00255583">
          <w:rPr>
            <w:rFonts w:ascii="Arial" w:hAnsi="Arial" w:cs="Arial"/>
            <w:color w:val="000000"/>
            <w:lang w:val="it-IT"/>
          </w:rPr>
          <w:delText>u</w:delText>
        </w:r>
      </w:del>
      <w:r w:rsidRPr="009311D9">
        <w:rPr>
          <w:rFonts w:ascii="Arial" w:hAnsi="Arial" w:cs="Arial"/>
          <w:color w:val="000000"/>
          <w:lang w:val="it-IT"/>
        </w:rPr>
        <w:t xml:space="preserve"> sensori in una stanza non funzionano ma ce n’è almeno un altro dello stesso tipo che funziona</w:t>
      </w:r>
      <w:del w:id="876" w:author="Enrico Monte" w:date="2019-01-15T21:52:00Z">
        <w:r w:rsidRPr="009311D9" w:rsidDel="00255583">
          <w:rPr>
            <w:rFonts w:ascii="Arial" w:hAnsi="Arial" w:cs="Arial"/>
            <w:color w:val="000000"/>
            <w:lang w:val="it-IT"/>
          </w:rPr>
          <w:delText xml:space="preserve"> e rimane nel range consentito</w:delText>
        </w:r>
      </w:del>
      <w:r w:rsidRPr="009311D9">
        <w:rPr>
          <w:rFonts w:ascii="Arial" w:hAnsi="Arial" w:cs="Arial"/>
          <w:color w:val="000000"/>
          <w:lang w:val="it-IT"/>
        </w:rPr>
        <w:t>.</w:t>
      </w:r>
    </w:p>
    <w:p w:rsidR="006A40C8" w:rsidRPr="00342F37" w:rsidRDefault="006A40C8" w:rsidP="00342F37">
      <w:pPr>
        <w:rPr>
          <w:rFonts w:ascii="Arial" w:hAnsi="Arial" w:cs="Arial"/>
          <w:color w:val="E36C0A"/>
          <w:lang w:val="it-IT"/>
        </w:rPr>
      </w:pPr>
      <w:r w:rsidRPr="009311D9">
        <w:rPr>
          <w:rFonts w:ascii="Arial" w:hAnsi="Arial" w:cs="Arial"/>
          <w:b/>
          <w:color w:val="000000"/>
          <w:lang w:val="it-IT"/>
        </w:rPr>
        <w:t>ANOMALIE</w:t>
      </w:r>
      <w:r w:rsidRPr="009311D9">
        <w:rPr>
          <w:rFonts w:ascii="Arial" w:hAnsi="Arial" w:cs="Arial"/>
          <w:color w:val="000000"/>
          <w:lang w:val="it-IT"/>
        </w:rPr>
        <w:t xml:space="preserve">= Se </w:t>
      </w:r>
      <w:proofErr w:type="spellStart"/>
      <w:r w:rsidRPr="009311D9">
        <w:rPr>
          <w:rFonts w:ascii="Arial" w:hAnsi="Arial" w:cs="Arial"/>
          <w:color w:val="000000"/>
          <w:lang w:val="it-IT"/>
        </w:rPr>
        <w:t>piu</w:t>
      </w:r>
      <w:proofErr w:type="spellEnd"/>
      <w:r w:rsidRPr="009311D9">
        <w:rPr>
          <w:rFonts w:ascii="Arial" w:hAnsi="Arial" w:cs="Arial"/>
          <w:color w:val="000000"/>
          <w:lang w:val="it-IT"/>
        </w:rPr>
        <w:t xml:space="preserve"> tipi di sensori superano i valori </w:t>
      </w:r>
      <w:proofErr w:type="gramStart"/>
      <w:r w:rsidRPr="009311D9">
        <w:rPr>
          <w:rFonts w:ascii="Arial" w:hAnsi="Arial" w:cs="Arial"/>
          <w:color w:val="000000"/>
          <w:lang w:val="it-IT"/>
        </w:rPr>
        <w:t>sotto elencati</w:t>
      </w:r>
      <w:proofErr w:type="gramEnd"/>
      <w:r w:rsidRPr="009311D9">
        <w:rPr>
          <w:rFonts w:ascii="Arial" w:hAnsi="Arial" w:cs="Arial"/>
          <w:color w:val="000000"/>
          <w:lang w:val="it-IT"/>
        </w:rPr>
        <w:t>:</w:t>
      </w:r>
    </w:p>
    <w:p w:rsidR="00752844" w:rsidRDefault="00752844" w:rsidP="00752844">
      <w:pPr>
        <w:numPr>
          <w:ilvl w:val="0"/>
          <w:numId w:val="46"/>
        </w:numPr>
        <w:rPr>
          <w:rFonts w:ascii="Arial" w:hAnsi="Arial" w:cs="Arial"/>
          <w:lang w:val="it-IT"/>
        </w:rPr>
      </w:pPr>
      <w:r w:rsidRPr="009311D9">
        <w:rPr>
          <w:rFonts w:ascii="Arial" w:hAnsi="Arial" w:cs="Arial"/>
          <w:lang w:val="it-IT"/>
        </w:rPr>
        <w:t xml:space="preserve">temperatura = +- 2 gradi centigradi </w:t>
      </w:r>
      <w:r>
        <w:rPr>
          <w:rFonts w:ascii="Arial" w:hAnsi="Arial" w:cs="Arial"/>
          <w:lang w:val="it-IT"/>
        </w:rPr>
        <w:t>rispetto a</w:t>
      </w:r>
      <w:r w:rsidRPr="009311D9">
        <w:rPr>
          <w:rFonts w:ascii="Arial" w:hAnsi="Arial" w:cs="Arial"/>
          <w:lang w:val="it-IT"/>
        </w:rPr>
        <w:t xml:space="preserve"> </w:t>
      </w:r>
      <w:proofErr w:type="spellStart"/>
      <w:r w:rsidRPr="009311D9">
        <w:rPr>
          <w:rFonts w:ascii="Arial" w:hAnsi="Arial" w:cs="Arial"/>
          <w:lang w:val="it-IT"/>
        </w:rPr>
        <w:t>min</w:t>
      </w:r>
      <w:proofErr w:type="spellEnd"/>
      <w:r w:rsidRPr="009311D9">
        <w:rPr>
          <w:rFonts w:ascii="Arial" w:hAnsi="Arial" w:cs="Arial"/>
          <w:lang w:val="it-IT"/>
        </w:rPr>
        <w:t xml:space="preserve"> e </w:t>
      </w:r>
      <w:proofErr w:type="spellStart"/>
      <w:r>
        <w:rPr>
          <w:rFonts w:ascii="Arial" w:hAnsi="Arial" w:cs="Arial"/>
          <w:lang w:val="it-IT"/>
        </w:rPr>
        <w:t>max</w:t>
      </w:r>
      <w:proofErr w:type="spellEnd"/>
      <w:r>
        <w:rPr>
          <w:rFonts w:ascii="Arial" w:hAnsi="Arial" w:cs="Arial"/>
          <w:lang w:val="it-IT"/>
        </w:rPr>
        <w:t xml:space="preserve"> </w:t>
      </w:r>
      <w:proofErr w:type="spellStart"/>
      <w:r>
        <w:rPr>
          <w:rFonts w:ascii="Arial" w:hAnsi="Arial" w:cs="Arial"/>
          <w:lang w:val="it-IT"/>
        </w:rPr>
        <w:t>temp</w:t>
      </w:r>
      <w:proofErr w:type="spellEnd"/>
    </w:p>
    <w:p w:rsidR="00752844" w:rsidRDefault="00752844" w:rsidP="00752844">
      <w:pPr>
        <w:numPr>
          <w:ilvl w:val="0"/>
          <w:numId w:val="46"/>
        </w:numPr>
        <w:rPr>
          <w:rFonts w:ascii="Arial" w:hAnsi="Arial" w:cs="Arial"/>
          <w:lang w:val="it-IT"/>
        </w:rPr>
      </w:pPr>
      <w:r w:rsidRPr="00752844">
        <w:rPr>
          <w:rFonts w:ascii="Arial" w:hAnsi="Arial" w:cs="Arial"/>
          <w:lang w:val="it-IT"/>
        </w:rPr>
        <w:t>pressione = +-</w:t>
      </w:r>
      <w:r>
        <w:rPr>
          <w:rFonts w:ascii="Arial" w:hAnsi="Arial" w:cs="Arial"/>
          <w:lang w:val="it-IT"/>
        </w:rPr>
        <w:t xml:space="preserve"> </w:t>
      </w:r>
      <w:r w:rsidRPr="00752844">
        <w:rPr>
          <w:rFonts w:ascii="Arial" w:hAnsi="Arial" w:cs="Arial"/>
          <w:lang w:val="it-IT"/>
        </w:rPr>
        <w:t xml:space="preserve">50 </w:t>
      </w:r>
      <w:proofErr w:type="spellStart"/>
      <w:ins w:id="877" w:author="Enrico Monte" w:date="2019-01-15T22:06:00Z">
        <w:r w:rsidR="00255583">
          <w:rPr>
            <w:rFonts w:ascii="Arial" w:hAnsi="Arial" w:cs="Arial"/>
            <w:lang w:val="it-IT"/>
          </w:rPr>
          <w:t>h</w:t>
        </w:r>
      </w:ins>
      <w:r w:rsidRPr="00752844">
        <w:rPr>
          <w:rFonts w:ascii="Arial" w:hAnsi="Arial" w:cs="Arial"/>
          <w:lang w:val="it-IT"/>
        </w:rPr>
        <w:t>pascal</w:t>
      </w:r>
      <w:proofErr w:type="spellEnd"/>
      <w:r w:rsidRPr="00752844">
        <w:rPr>
          <w:rFonts w:ascii="Arial" w:hAnsi="Arial" w:cs="Arial"/>
          <w:lang w:val="it-IT"/>
        </w:rPr>
        <w:t xml:space="preserve"> </w:t>
      </w:r>
      <w:r>
        <w:rPr>
          <w:rFonts w:ascii="Arial" w:hAnsi="Arial" w:cs="Arial"/>
          <w:lang w:val="it-IT"/>
        </w:rPr>
        <w:t>rispetto a</w:t>
      </w:r>
      <w:r w:rsidRPr="00752844">
        <w:rPr>
          <w:rFonts w:ascii="Arial" w:hAnsi="Arial" w:cs="Arial"/>
          <w:lang w:val="it-IT"/>
        </w:rPr>
        <w:t xml:space="preserve"> </w:t>
      </w:r>
      <w:proofErr w:type="spellStart"/>
      <w:r w:rsidRPr="00752844">
        <w:rPr>
          <w:rFonts w:ascii="Arial" w:hAnsi="Arial" w:cs="Arial"/>
          <w:lang w:val="it-IT"/>
        </w:rPr>
        <w:t>min</w:t>
      </w:r>
      <w:proofErr w:type="spellEnd"/>
      <w:r w:rsidRPr="00752844">
        <w:rPr>
          <w:rFonts w:ascii="Arial" w:hAnsi="Arial" w:cs="Arial"/>
          <w:lang w:val="it-IT"/>
        </w:rPr>
        <w:t xml:space="preserve"> e</w:t>
      </w:r>
      <w:r>
        <w:rPr>
          <w:rFonts w:ascii="Arial" w:hAnsi="Arial" w:cs="Arial"/>
          <w:lang w:val="it-IT"/>
        </w:rPr>
        <w:t xml:space="preserve"> </w:t>
      </w:r>
      <w:proofErr w:type="spellStart"/>
      <w:r>
        <w:rPr>
          <w:rFonts w:ascii="Arial" w:hAnsi="Arial" w:cs="Arial"/>
          <w:lang w:val="it-IT"/>
        </w:rPr>
        <w:t>max</w:t>
      </w:r>
      <w:proofErr w:type="spellEnd"/>
      <w:r>
        <w:rPr>
          <w:rFonts w:ascii="Arial" w:hAnsi="Arial" w:cs="Arial"/>
          <w:lang w:val="it-IT"/>
        </w:rPr>
        <w:t xml:space="preserve"> </w:t>
      </w:r>
      <w:proofErr w:type="spellStart"/>
      <w:r>
        <w:rPr>
          <w:rFonts w:ascii="Arial" w:hAnsi="Arial" w:cs="Arial"/>
          <w:lang w:val="it-IT"/>
        </w:rPr>
        <w:t>pres</w:t>
      </w:r>
      <w:proofErr w:type="spellEnd"/>
    </w:p>
    <w:p w:rsidR="00752844" w:rsidRDefault="00752844" w:rsidP="00752844">
      <w:pPr>
        <w:numPr>
          <w:ilvl w:val="0"/>
          <w:numId w:val="46"/>
        </w:numPr>
        <w:rPr>
          <w:rFonts w:ascii="Arial" w:hAnsi="Arial" w:cs="Arial"/>
          <w:lang w:val="it-IT"/>
        </w:rPr>
      </w:pPr>
      <w:r w:rsidRPr="00752844">
        <w:rPr>
          <w:rFonts w:ascii="Arial" w:hAnsi="Arial" w:cs="Arial"/>
          <w:lang w:val="it-IT"/>
        </w:rPr>
        <w:t xml:space="preserve">umidità =+- 10% rispetto a </w:t>
      </w:r>
      <w:proofErr w:type="spellStart"/>
      <w:r w:rsidRPr="00752844">
        <w:rPr>
          <w:rFonts w:ascii="Arial" w:hAnsi="Arial" w:cs="Arial"/>
          <w:lang w:val="it-IT"/>
        </w:rPr>
        <w:t>min</w:t>
      </w:r>
      <w:proofErr w:type="spellEnd"/>
      <w:r w:rsidRPr="00752844">
        <w:rPr>
          <w:rFonts w:ascii="Arial" w:hAnsi="Arial" w:cs="Arial"/>
          <w:lang w:val="it-IT"/>
        </w:rPr>
        <w:t xml:space="preserve"> e</w:t>
      </w:r>
      <w:r>
        <w:rPr>
          <w:rFonts w:ascii="Arial" w:hAnsi="Arial" w:cs="Arial"/>
          <w:lang w:val="it-IT"/>
        </w:rPr>
        <w:t xml:space="preserve"> </w:t>
      </w:r>
      <w:proofErr w:type="spellStart"/>
      <w:r>
        <w:rPr>
          <w:rFonts w:ascii="Arial" w:hAnsi="Arial" w:cs="Arial"/>
          <w:lang w:val="it-IT"/>
        </w:rPr>
        <w:t>max</w:t>
      </w:r>
      <w:proofErr w:type="spellEnd"/>
      <w:r>
        <w:rPr>
          <w:rFonts w:ascii="Arial" w:hAnsi="Arial" w:cs="Arial"/>
          <w:lang w:val="it-IT"/>
        </w:rPr>
        <w:t xml:space="preserve"> </w:t>
      </w:r>
      <w:proofErr w:type="spellStart"/>
      <w:r>
        <w:rPr>
          <w:rFonts w:ascii="Arial" w:hAnsi="Arial" w:cs="Arial"/>
          <w:lang w:val="it-IT"/>
        </w:rPr>
        <w:t>um</w:t>
      </w:r>
      <w:proofErr w:type="spellEnd"/>
    </w:p>
    <w:p w:rsidR="00752844" w:rsidRPr="00342F37" w:rsidRDefault="00752844" w:rsidP="00752844">
      <w:pPr>
        <w:numPr>
          <w:ilvl w:val="0"/>
          <w:numId w:val="46"/>
        </w:numPr>
        <w:rPr>
          <w:rFonts w:ascii="Arial" w:hAnsi="Arial" w:cs="Arial"/>
          <w:lang w:val="it-IT"/>
        </w:rPr>
      </w:pPr>
      <w:r w:rsidRPr="00752844">
        <w:rPr>
          <w:rFonts w:ascii="Arial" w:hAnsi="Arial" w:cs="Arial"/>
          <w:lang w:val="it-IT"/>
        </w:rPr>
        <w:t xml:space="preserve">luminosità =+- 100 lux rispetto a </w:t>
      </w:r>
      <w:proofErr w:type="spellStart"/>
      <w:r w:rsidRPr="00752844">
        <w:rPr>
          <w:rFonts w:ascii="Arial" w:hAnsi="Arial" w:cs="Arial"/>
          <w:lang w:val="it-IT"/>
        </w:rPr>
        <w:t>m</w:t>
      </w:r>
      <w:r>
        <w:rPr>
          <w:rFonts w:ascii="Arial" w:hAnsi="Arial" w:cs="Arial"/>
          <w:lang w:val="it-IT"/>
        </w:rPr>
        <w:t>in</w:t>
      </w:r>
      <w:proofErr w:type="spellEnd"/>
      <w:r>
        <w:rPr>
          <w:rFonts w:ascii="Arial" w:hAnsi="Arial" w:cs="Arial"/>
          <w:lang w:val="it-IT"/>
        </w:rPr>
        <w:t xml:space="preserve"> e </w:t>
      </w:r>
      <w:proofErr w:type="spellStart"/>
      <w:r>
        <w:rPr>
          <w:rFonts w:ascii="Arial" w:hAnsi="Arial" w:cs="Arial"/>
          <w:lang w:val="it-IT"/>
        </w:rPr>
        <w:t>max</w:t>
      </w:r>
      <w:proofErr w:type="spellEnd"/>
      <w:r>
        <w:rPr>
          <w:rFonts w:ascii="Arial" w:hAnsi="Arial" w:cs="Arial"/>
          <w:lang w:val="it-IT"/>
        </w:rPr>
        <w:t xml:space="preserve"> </w:t>
      </w:r>
      <w:proofErr w:type="spellStart"/>
      <w:r>
        <w:rPr>
          <w:rFonts w:ascii="Arial" w:hAnsi="Arial" w:cs="Arial"/>
          <w:lang w:val="it-IT"/>
        </w:rPr>
        <w:t>lum</w:t>
      </w:r>
      <w:proofErr w:type="spellEnd"/>
    </w:p>
    <w:p w:rsidR="006A40C8" w:rsidRPr="00752844" w:rsidRDefault="006A40C8" w:rsidP="006A40C8">
      <w:pPr>
        <w:rPr>
          <w:rFonts w:ascii="Arial" w:hAnsi="Arial" w:cs="Arial"/>
          <w:lang w:val="it-IT"/>
        </w:rPr>
      </w:pPr>
    </w:p>
    <w:p w:rsidR="00342F37" w:rsidRPr="009F6F14" w:rsidRDefault="006A40C8" w:rsidP="00342F37">
      <w:pPr>
        <w:rPr>
          <w:rFonts w:ascii="Arial" w:hAnsi="Arial" w:cs="Arial"/>
          <w:color w:val="FF0000"/>
          <w:lang w:val="it-IT"/>
        </w:rPr>
      </w:pPr>
      <w:r w:rsidRPr="009F6F14">
        <w:rPr>
          <w:rFonts w:ascii="Arial" w:hAnsi="Arial" w:cs="Arial"/>
          <w:color w:val="FF0000"/>
          <w:lang w:val="it-IT"/>
        </w:rPr>
        <w:t>ALTA:</w:t>
      </w:r>
    </w:p>
    <w:p w:rsidR="00342F37" w:rsidRDefault="006A40C8" w:rsidP="00342F37">
      <w:pPr>
        <w:rPr>
          <w:rFonts w:ascii="Arial" w:hAnsi="Arial" w:cs="Arial"/>
          <w:color w:val="FF0000"/>
          <w:lang w:val="it-IT"/>
        </w:rPr>
      </w:pPr>
      <w:r w:rsidRPr="009311D9">
        <w:rPr>
          <w:rFonts w:ascii="Arial" w:hAnsi="Arial" w:cs="Arial"/>
          <w:b/>
          <w:color w:val="000000"/>
          <w:lang w:val="it-IT"/>
        </w:rPr>
        <w:t>MALFUNZIONAMENTI</w:t>
      </w:r>
      <w:r w:rsidRPr="009311D9">
        <w:rPr>
          <w:rFonts w:ascii="Arial" w:hAnsi="Arial" w:cs="Arial"/>
          <w:color w:val="000000"/>
          <w:lang w:val="it-IT"/>
        </w:rPr>
        <w:t xml:space="preserve"> =  Se i malfunzionamenti dei sensori fanno in modo che anche solo una variabile ambientale non abbia sensori attivi che rilevano valori.</w:t>
      </w:r>
    </w:p>
    <w:p w:rsidR="006A40C8" w:rsidRPr="00342F37" w:rsidRDefault="006A40C8" w:rsidP="00342F37">
      <w:pPr>
        <w:rPr>
          <w:rFonts w:ascii="Arial" w:hAnsi="Arial" w:cs="Arial"/>
          <w:color w:val="FF0000"/>
          <w:lang w:val="it-IT"/>
        </w:rPr>
      </w:pPr>
      <w:r w:rsidRPr="009311D9">
        <w:rPr>
          <w:rFonts w:ascii="Arial" w:hAnsi="Arial" w:cs="Arial"/>
          <w:b/>
          <w:color w:val="000000"/>
          <w:lang w:val="it-IT"/>
        </w:rPr>
        <w:t>ANOMALIE</w:t>
      </w:r>
      <w:r w:rsidRPr="009311D9">
        <w:rPr>
          <w:rFonts w:ascii="Arial" w:hAnsi="Arial" w:cs="Arial"/>
          <w:color w:val="000000"/>
          <w:lang w:val="it-IT"/>
        </w:rPr>
        <w:t>= Se anche un solo sensore di un tipo qualsiasi supera i valori sottoelencati:</w:t>
      </w:r>
    </w:p>
    <w:p w:rsidR="00752844" w:rsidRDefault="00752844" w:rsidP="00752844">
      <w:pPr>
        <w:numPr>
          <w:ilvl w:val="0"/>
          <w:numId w:val="46"/>
        </w:numPr>
        <w:rPr>
          <w:rFonts w:ascii="Arial" w:hAnsi="Arial" w:cs="Arial"/>
          <w:lang w:val="it-IT"/>
        </w:rPr>
      </w:pPr>
      <w:r w:rsidRPr="009311D9">
        <w:rPr>
          <w:rFonts w:ascii="Arial" w:hAnsi="Arial" w:cs="Arial"/>
          <w:lang w:val="it-IT"/>
        </w:rPr>
        <w:t xml:space="preserve">temperatura = +- </w:t>
      </w:r>
      <w:r>
        <w:rPr>
          <w:rFonts w:ascii="Arial" w:hAnsi="Arial" w:cs="Arial"/>
          <w:lang w:val="it-IT"/>
        </w:rPr>
        <w:t>5</w:t>
      </w:r>
      <w:r w:rsidRPr="009311D9">
        <w:rPr>
          <w:rFonts w:ascii="Arial" w:hAnsi="Arial" w:cs="Arial"/>
          <w:lang w:val="it-IT"/>
        </w:rPr>
        <w:t xml:space="preserve"> gradi centigradi </w:t>
      </w:r>
      <w:r>
        <w:rPr>
          <w:rFonts w:ascii="Arial" w:hAnsi="Arial" w:cs="Arial"/>
          <w:lang w:val="it-IT"/>
        </w:rPr>
        <w:t>rispetto a</w:t>
      </w:r>
      <w:r w:rsidRPr="009311D9">
        <w:rPr>
          <w:rFonts w:ascii="Arial" w:hAnsi="Arial" w:cs="Arial"/>
          <w:lang w:val="it-IT"/>
        </w:rPr>
        <w:t xml:space="preserve"> </w:t>
      </w:r>
      <w:proofErr w:type="spellStart"/>
      <w:r w:rsidRPr="009311D9">
        <w:rPr>
          <w:rFonts w:ascii="Arial" w:hAnsi="Arial" w:cs="Arial"/>
          <w:lang w:val="it-IT"/>
        </w:rPr>
        <w:t>min</w:t>
      </w:r>
      <w:proofErr w:type="spellEnd"/>
      <w:r w:rsidRPr="009311D9">
        <w:rPr>
          <w:rFonts w:ascii="Arial" w:hAnsi="Arial" w:cs="Arial"/>
          <w:lang w:val="it-IT"/>
        </w:rPr>
        <w:t xml:space="preserve"> e </w:t>
      </w:r>
      <w:proofErr w:type="spellStart"/>
      <w:r>
        <w:rPr>
          <w:rFonts w:ascii="Arial" w:hAnsi="Arial" w:cs="Arial"/>
          <w:lang w:val="it-IT"/>
        </w:rPr>
        <w:t>max</w:t>
      </w:r>
      <w:proofErr w:type="spellEnd"/>
      <w:r>
        <w:rPr>
          <w:rFonts w:ascii="Arial" w:hAnsi="Arial" w:cs="Arial"/>
          <w:lang w:val="it-IT"/>
        </w:rPr>
        <w:t xml:space="preserve"> </w:t>
      </w:r>
      <w:proofErr w:type="spellStart"/>
      <w:r>
        <w:rPr>
          <w:rFonts w:ascii="Arial" w:hAnsi="Arial" w:cs="Arial"/>
          <w:lang w:val="it-IT"/>
        </w:rPr>
        <w:t>temp</w:t>
      </w:r>
      <w:proofErr w:type="spellEnd"/>
    </w:p>
    <w:p w:rsidR="00752844" w:rsidRDefault="00752844" w:rsidP="00752844">
      <w:pPr>
        <w:numPr>
          <w:ilvl w:val="0"/>
          <w:numId w:val="46"/>
        </w:numPr>
        <w:rPr>
          <w:rFonts w:ascii="Arial" w:hAnsi="Arial" w:cs="Arial"/>
          <w:lang w:val="it-IT"/>
        </w:rPr>
      </w:pPr>
      <w:r w:rsidRPr="00752844">
        <w:rPr>
          <w:rFonts w:ascii="Arial" w:hAnsi="Arial" w:cs="Arial"/>
          <w:lang w:val="it-IT"/>
        </w:rPr>
        <w:t>pressione = +-</w:t>
      </w:r>
      <w:r>
        <w:rPr>
          <w:rFonts w:ascii="Arial" w:hAnsi="Arial" w:cs="Arial"/>
          <w:lang w:val="it-IT"/>
        </w:rPr>
        <w:t xml:space="preserve"> 100</w:t>
      </w:r>
      <w:r w:rsidRPr="00752844">
        <w:rPr>
          <w:rFonts w:ascii="Arial" w:hAnsi="Arial" w:cs="Arial"/>
          <w:lang w:val="it-IT"/>
        </w:rPr>
        <w:t xml:space="preserve"> </w:t>
      </w:r>
      <w:proofErr w:type="spellStart"/>
      <w:ins w:id="878" w:author="Enrico Monte" w:date="2019-01-15T22:07:00Z">
        <w:r w:rsidR="00CC0ECB">
          <w:rPr>
            <w:rFonts w:ascii="Arial" w:hAnsi="Arial" w:cs="Arial"/>
            <w:lang w:val="it-IT"/>
          </w:rPr>
          <w:t>h</w:t>
        </w:r>
      </w:ins>
      <w:r w:rsidRPr="00752844">
        <w:rPr>
          <w:rFonts w:ascii="Arial" w:hAnsi="Arial" w:cs="Arial"/>
          <w:lang w:val="it-IT"/>
        </w:rPr>
        <w:t>pascal</w:t>
      </w:r>
      <w:proofErr w:type="spellEnd"/>
      <w:r w:rsidRPr="00752844">
        <w:rPr>
          <w:rFonts w:ascii="Arial" w:hAnsi="Arial" w:cs="Arial"/>
          <w:lang w:val="it-IT"/>
        </w:rPr>
        <w:t xml:space="preserve"> </w:t>
      </w:r>
      <w:r>
        <w:rPr>
          <w:rFonts w:ascii="Arial" w:hAnsi="Arial" w:cs="Arial"/>
          <w:lang w:val="it-IT"/>
        </w:rPr>
        <w:t>rispetto a</w:t>
      </w:r>
      <w:r w:rsidRPr="00752844">
        <w:rPr>
          <w:rFonts w:ascii="Arial" w:hAnsi="Arial" w:cs="Arial"/>
          <w:lang w:val="it-IT"/>
        </w:rPr>
        <w:t xml:space="preserve"> </w:t>
      </w:r>
      <w:proofErr w:type="spellStart"/>
      <w:r w:rsidRPr="00752844">
        <w:rPr>
          <w:rFonts w:ascii="Arial" w:hAnsi="Arial" w:cs="Arial"/>
          <w:lang w:val="it-IT"/>
        </w:rPr>
        <w:t>min</w:t>
      </w:r>
      <w:proofErr w:type="spellEnd"/>
      <w:r w:rsidRPr="00752844">
        <w:rPr>
          <w:rFonts w:ascii="Arial" w:hAnsi="Arial" w:cs="Arial"/>
          <w:lang w:val="it-IT"/>
        </w:rPr>
        <w:t xml:space="preserve"> e</w:t>
      </w:r>
      <w:r>
        <w:rPr>
          <w:rFonts w:ascii="Arial" w:hAnsi="Arial" w:cs="Arial"/>
          <w:lang w:val="it-IT"/>
        </w:rPr>
        <w:t xml:space="preserve"> </w:t>
      </w:r>
      <w:proofErr w:type="spellStart"/>
      <w:r>
        <w:rPr>
          <w:rFonts w:ascii="Arial" w:hAnsi="Arial" w:cs="Arial"/>
          <w:lang w:val="it-IT"/>
        </w:rPr>
        <w:t>max</w:t>
      </w:r>
      <w:proofErr w:type="spellEnd"/>
      <w:r>
        <w:rPr>
          <w:rFonts w:ascii="Arial" w:hAnsi="Arial" w:cs="Arial"/>
          <w:lang w:val="it-IT"/>
        </w:rPr>
        <w:t xml:space="preserve"> </w:t>
      </w:r>
      <w:proofErr w:type="spellStart"/>
      <w:r>
        <w:rPr>
          <w:rFonts w:ascii="Arial" w:hAnsi="Arial" w:cs="Arial"/>
          <w:lang w:val="it-IT"/>
        </w:rPr>
        <w:t>pres</w:t>
      </w:r>
      <w:proofErr w:type="spellEnd"/>
    </w:p>
    <w:p w:rsidR="00752844" w:rsidRDefault="00752844" w:rsidP="00752844">
      <w:pPr>
        <w:numPr>
          <w:ilvl w:val="0"/>
          <w:numId w:val="46"/>
        </w:numPr>
        <w:rPr>
          <w:rFonts w:ascii="Arial" w:hAnsi="Arial" w:cs="Arial"/>
          <w:lang w:val="it-IT"/>
        </w:rPr>
      </w:pPr>
      <w:r w:rsidRPr="00752844">
        <w:rPr>
          <w:rFonts w:ascii="Arial" w:hAnsi="Arial" w:cs="Arial"/>
          <w:lang w:val="it-IT"/>
        </w:rPr>
        <w:t xml:space="preserve">umidità =+- </w:t>
      </w:r>
      <w:r>
        <w:rPr>
          <w:rFonts w:ascii="Arial" w:hAnsi="Arial" w:cs="Arial"/>
          <w:lang w:val="it-IT"/>
        </w:rPr>
        <w:t>20</w:t>
      </w:r>
      <w:r w:rsidRPr="00752844">
        <w:rPr>
          <w:rFonts w:ascii="Arial" w:hAnsi="Arial" w:cs="Arial"/>
          <w:lang w:val="it-IT"/>
        </w:rPr>
        <w:t xml:space="preserve">% rispetto a </w:t>
      </w:r>
      <w:proofErr w:type="spellStart"/>
      <w:r w:rsidRPr="00752844">
        <w:rPr>
          <w:rFonts w:ascii="Arial" w:hAnsi="Arial" w:cs="Arial"/>
          <w:lang w:val="it-IT"/>
        </w:rPr>
        <w:t>min</w:t>
      </w:r>
      <w:proofErr w:type="spellEnd"/>
      <w:r w:rsidRPr="00752844">
        <w:rPr>
          <w:rFonts w:ascii="Arial" w:hAnsi="Arial" w:cs="Arial"/>
          <w:lang w:val="it-IT"/>
        </w:rPr>
        <w:t xml:space="preserve"> e</w:t>
      </w:r>
      <w:r>
        <w:rPr>
          <w:rFonts w:ascii="Arial" w:hAnsi="Arial" w:cs="Arial"/>
          <w:lang w:val="it-IT"/>
        </w:rPr>
        <w:t xml:space="preserve"> </w:t>
      </w:r>
      <w:proofErr w:type="spellStart"/>
      <w:r>
        <w:rPr>
          <w:rFonts w:ascii="Arial" w:hAnsi="Arial" w:cs="Arial"/>
          <w:lang w:val="it-IT"/>
        </w:rPr>
        <w:t>max</w:t>
      </w:r>
      <w:proofErr w:type="spellEnd"/>
      <w:r>
        <w:rPr>
          <w:rFonts w:ascii="Arial" w:hAnsi="Arial" w:cs="Arial"/>
          <w:lang w:val="it-IT"/>
        </w:rPr>
        <w:t xml:space="preserve"> </w:t>
      </w:r>
      <w:proofErr w:type="spellStart"/>
      <w:r>
        <w:rPr>
          <w:rFonts w:ascii="Arial" w:hAnsi="Arial" w:cs="Arial"/>
          <w:lang w:val="it-IT"/>
        </w:rPr>
        <w:t>um</w:t>
      </w:r>
      <w:proofErr w:type="spellEnd"/>
    </w:p>
    <w:p w:rsidR="00752844" w:rsidRPr="00342F37" w:rsidRDefault="00752844" w:rsidP="00752844">
      <w:pPr>
        <w:numPr>
          <w:ilvl w:val="0"/>
          <w:numId w:val="46"/>
        </w:numPr>
        <w:rPr>
          <w:rFonts w:ascii="Arial" w:hAnsi="Arial" w:cs="Arial"/>
          <w:lang w:val="it-IT"/>
        </w:rPr>
      </w:pPr>
      <w:r w:rsidRPr="00752844">
        <w:rPr>
          <w:rFonts w:ascii="Arial" w:hAnsi="Arial" w:cs="Arial"/>
          <w:lang w:val="it-IT"/>
        </w:rPr>
        <w:t xml:space="preserve">luminosità =+- </w:t>
      </w:r>
      <w:r>
        <w:rPr>
          <w:rFonts w:ascii="Arial" w:hAnsi="Arial" w:cs="Arial"/>
          <w:lang w:val="it-IT"/>
        </w:rPr>
        <w:t>250</w:t>
      </w:r>
      <w:r w:rsidRPr="00752844">
        <w:rPr>
          <w:rFonts w:ascii="Arial" w:hAnsi="Arial" w:cs="Arial"/>
          <w:lang w:val="it-IT"/>
        </w:rPr>
        <w:t xml:space="preserve"> lux rispetto a </w:t>
      </w:r>
      <w:proofErr w:type="spellStart"/>
      <w:r w:rsidRPr="00752844">
        <w:rPr>
          <w:rFonts w:ascii="Arial" w:hAnsi="Arial" w:cs="Arial"/>
          <w:lang w:val="it-IT"/>
        </w:rPr>
        <w:t>m</w:t>
      </w:r>
      <w:r>
        <w:rPr>
          <w:rFonts w:ascii="Arial" w:hAnsi="Arial" w:cs="Arial"/>
          <w:lang w:val="it-IT"/>
        </w:rPr>
        <w:t>in</w:t>
      </w:r>
      <w:proofErr w:type="spellEnd"/>
      <w:r>
        <w:rPr>
          <w:rFonts w:ascii="Arial" w:hAnsi="Arial" w:cs="Arial"/>
          <w:lang w:val="it-IT"/>
        </w:rPr>
        <w:t xml:space="preserve"> e </w:t>
      </w:r>
      <w:proofErr w:type="spellStart"/>
      <w:r>
        <w:rPr>
          <w:rFonts w:ascii="Arial" w:hAnsi="Arial" w:cs="Arial"/>
          <w:lang w:val="it-IT"/>
        </w:rPr>
        <w:t>max</w:t>
      </w:r>
      <w:proofErr w:type="spellEnd"/>
      <w:r>
        <w:rPr>
          <w:rFonts w:ascii="Arial" w:hAnsi="Arial" w:cs="Arial"/>
          <w:lang w:val="it-IT"/>
        </w:rPr>
        <w:t xml:space="preserve"> </w:t>
      </w:r>
      <w:proofErr w:type="spellStart"/>
      <w:r>
        <w:rPr>
          <w:rFonts w:ascii="Arial" w:hAnsi="Arial" w:cs="Arial"/>
          <w:lang w:val="it-IT"/>
        </w:rPr>
        <w:t>lum</w:t>
      </w:r>
      <w:proofErr w:type="spellEnd"/>
    </w:p>
    <w:p w:rsidR="006A40C8" w:rsidRPr="00752844" w:rsidRDefault="006A40C8" w:rsidP="006A40C8">
      <w:pPr>
        <w:rPr>
          <w:rFonts w:ascii="Arial" w:hAnsi="Arial" w:cs="Arial"/>
          <w:color w:val="FF0000"/>
          <w:lang w:val="it-IT"/>
        </w:rPr>
      </w:pPr>
    </w:p>
    <w:p w:rsidR="006A40C8" w:rsidRPr="00752844" w:rsidRDefault="006A40C8" w:rsidP="006A40C8">
      <w:pPr>
        <w:rPr>
          <w:rFonts w:ascii="Arial" w:hAnsi="Arial" w:cs="Arial"/>
          <w:b/>
          <w:color w:val="FF0000"/>
          <w:lang w:val="it-IT"/>
        </w:rPr>
      </w:pPr>
    </w:p>
    <w:p w:rsidR="00342F37" w:rsidRPr="009F6F14" w:rsidRDefault="006A40C8" w:rsidP="00342F37">
      <w:pPr>
        <w:rPr>
          <w:rFonts w:ascii="Arial" w:hAnsi="Arial" w:cs="Arial"/>
          <w:color w:val="7030A0"/>
          <w:lang w:val="it-IT"/>
        </w:rPr>
      </w:pPr>
      <w:r w:rsidRPr="009F6F14">
        <w:rPr>
          <w:rFonts w:ascii="Arial" w:hAnsi="Arial" w:cs="Arial"/>
          <w:color w:val="7030A0"/>
          <w:lang w:val="it-IT"/>
        </w:rPr>
        <w:t>PERICOLO:</w:t>
      </w:r>
    </w:p>
    <w:p w:rsidR="00342F37" w:rsidRDefault="006A40C8" w:rsidP="00342F37">
      <w:pPr>
        <w:rPr>
          <w:rFonts w:ascii="Arial" w:hAnsi="Arial" w:cs="Arial"/>
          <w:color w:val="7030A0"/>
          <w:lang w:val="it-IT"/>
        </w:rPr>
      </w:pPr>
      <w:r w:rsidRPr="009311D9">
        <w:rPr>
          <w:rFonts w:ascii="Arial" w:hAnsi="Arial" w:cs="Arial"/>
          <w:b/>
          <w:color w:val="000000"/>
          <w:lang w:val="it-IT"/>
        </w:rPr>
        <w:t>MALFUNZIONAMENTI</w:t>
      </w:r>
      <w:r w:rsidRPr="009311D9">
        <w:rPr>
          <w:rFonts w:ascii="Arial" w:hAnsi="Arial" w:cs="Arial"/>
          <w:color w:val="000000"/>
          <w:lang w:val="it-IT"/>
        </w:rPr>
        <w:t xml:space="preserve"> =  Se i malfunzionamenti dei sensori fanno in modo che in una stanza non ci sono sensori attivi.</w:t>
      </w:r>
    </w:p>
    <w:p w:rsidR="006A40C8" w:rsidRPr="00342F37" w:rsidRDefault="006A40C8" w:rsidP="00342F37">
      <w:pPr>
        <w:rPr>
          <w:rFonts w:ascii="Arial" w:hAnsi="Arial" w:cs="Arial"/>
          <w:color w:val="7030A0"/>
          <w:lang w:val="it-IT"/>
        </w:rPr>
      </w:pPr>
      <w:r w:rsidRPr="009311D9">
        <w:rPr>
          <w:rFonts w:ascii="Arial" w:hAnsi="Arial" w:cs="Arial"/>
          <w:b/>
          <w:color w:val="000000"/>
          <w:lang w:val="it-IT"/>
        </w:rPr>
        <w:t>ANOMALIE</w:t>
      </w:r>
      <w:r w:rsidRPr="009311D9">
        <w:rPr>
          <w:rFonts w:ascii="Arial" w:hAnsi="Arial" w:cs="Arial"/>
          <w:color w:val="000000"/>
          <w:lang w:val="it-IT"/>
        </w:rPr>
        <w:t>= Se anche un solo sensore di un tipo qualsiasi supera i valori sottoelencati:</w:t>
      </w:r>
    </w:p>
    <w:p w:rsidR="00752844" w:rsidRDefault="00752844" w:rsidP="00752844">
      <w:pPr>
        <w:numPr>
          <w:ilvl w:val="0"/>
          <w:numId w:val="46"/>
        </w:numPr>
        <w:rPr>
          <w:rFonts w:ascii="Arial" w:hAnsi="Arial" w:cs="Arial"/>
          <w:lang w:val="it-IT"/>
        </w:rPr>
      </w:pPr>
      <w:r w:rsidRPr="009311D9">
        <w:rPr>
          <w:rFonts w:ascii="Arial" w:hAnsi="Arial" w:cs="Arial"/>
          <w:lang w:val="it-IT"/>
        </w:rPr>
        <w:t xml:space="preserve">temperatura = +- </w:t>
      </w:r>
      <w:r>
        <w:rPr>
          <w:rFonts w:ascii="Arial" w:hAnsi="Arial" w:cs="Arial"/>
          <w:lang w:val="it-IT"/>
        </w:rPr>
        <w:t>10</w:t>
      </w:r>
      <w:r w:rsidRPr="009311D9">
        <w:rPr>
          <w:rFonts w:ascii="Arial" w:hAnsi="Arial" w:cs="Arial"/>
          <w:lang w:val="it-IT"/>
        </w:rPr>
        <w:t xml:space="preserve"> gradi centigradi </w:t>
      </w:r>
      <w:r>
        <w:rPr>
          <w:rFonts w:ascii="Arial" w:hAnsi="Arial" w:cs="Arial"/>
          <w:lang w:val="it-IT"/>
        </w:rPr>
        <w:t>rispetto a</w:t>
      </w:r>
      <w:r w:rsidRPr="009311D9">
        <w:rPr>
          <w:rFonts w:ascii="Arial" w:hAnsi="Arial" w:cs="Arial"/>
          <w:lang w:val="it-IT"/>
        </w:rPr>
        <w:t xml:space="preserve"> </w:t>
      </w:r>
      <w:proofErr w:type="spellStart"/>
      <w:r w:rsidRPr="009311D9">
        <w:rPr>
          <w:rFonts w:ascii="Arial" w:hAnsi="Arial" w:cs="Arial"/>
          <w:lang w:val="it-IT"/>
        </w:rPr>
        <w:t>min</w:t>
      </w:r>
      <w:proofErr w:type="spellEnd"/>
      <w:r w:rsidRPr="009311D9">
        <w:rPr>
          <w:rFonts w:ascii="Arial" w:hAnsi="Arial" w:cs="Arial"/>
          <w:lang w:val="it-IT"/>
        </w:rPr>
        <w:t xml:space="preserve"> e </w:t>
      </w:r>
      <w:proofErr w:type="spellStart"/>
      <w:r>
        <w:rPr>
          <w:rFonts w:ascii="Arial" w:hAnsi="Arial" w:cs="Arial"/>
          <w:lang w:val="it-IT"/>
        </w:rPr>
        <w:t>max</w:t>
      </w:r>
      <w:proofErr w:type="spellEnd"/>
      <w:r>
        <w:rPr>
          <w:rFonts w:ascii="Arial" w:hAnsi="Arial" w:cs="Arial"/>
          <w:lang w:val="it-IT"/>
        </w:rPr>
        <w:t xml:space="preserve"> </w:t>
      </w:r>
      <w:proofErr w:type="spellStart"/>
      <w:r>
        <w:rPr>
          <w:rFonts w:ascii="Arial" w:hAnsi="Arial" w:cs="Arial"/>
          <w:lang w:val="it-IT"/>
        </w:rPr>
        <w:t>temp</w:t>
      </w:r>
      <w:proofErr w:type="spellEnd"/>
    </w:p>
    <w:p w:rsidR="00752844" w:rsidRDefault="00752844" w:rsidP="00752844">
      <w:pPr>
        <w:numPr>
          <w:ilvl w:val="0"/>
          <w:numId w:val="46"/>
        </w:numPr>
        <w:rPr>
          <w:rFonts w:ascii="Arial" w:hAnsi="Arial" w:cs="Arial"/>
          <w:lang w:val="it-IT"/>
        </w:rPr>
      </w:pPr>
      <w:r w:rsidRPr="00752844">
        <w:rPr>
          <w:rFonts w:ascii="Arial" w:hAnsi="Arial" w:cs="Arial"/>
          <w:lang w:val="it-IT"/>
        </w:rPr>
        <w:t>pressione = +-</w:t>
      </w:r>
      <w:r>
        <w:rPr>
          <w:rFonts w:ascii="Arial" w:hAnsi="Arial" w:cs="Arial"/>
          <w:lang w:val="it-IT"/>
        </w:rPr>
        <w:t xml:space="preserve"> 250</w:t>
      </w:r>
      <w:r w:rsidRPr="00752844">
        <w:rPr>
          <w:rFonts w:ascii="Arial" w:hAnsi="Arial" w:cs="Arial"/>
          <w:lang w:val="it-IT"/>
        </w:rPr>
        <w:t xml:space="preserve"> </w:t>
      </w:r>
      <w:proofErr w:type="spellStart"/>
      <w:ins w:id="879" w:author="Enrico Monte" w:date="2019-01-15T22:07:00Z">
        <w:r w:rsidR="00CC0ECB">
          <w:rPr>
            <w:rFonts w:ascii="Arial" w:hAnsi="Arial" w:cs="Arial"/>
            <w:lang w:val="it-IT"/>
          </w:rPr>
          <w:t>h</w:t>
        </w:r>
      </w:ins>
      <w:r w:rsidRPr="00752844">
        <w:rPr>
          <w:rFonts w:ascii="Arial" w:hAnsi="Arial" w:cs="Arial"/>
          <w:lang w:val="it-IT"/>
        </w:rPr>
        <w:t>pascal</w:t>
      </w:r>
      <w:proofErr w:type="spellEnd"/>
      <w:r w:rsidRPr="00752844">
        <w:rPr>
          <w:rFonts w:ascii="Arial" w:hAnsi="Arial" w:cs="Arial"/>
          <w:lang w:val="it-IT"/>
        </w:rPr>
        <w:t xml:space="preserve"> </w:t>
      </w:r>
      <w:r>
        <w:rPr>
          <w:rFonts w:ascii="Arial" w:hAnsi="Arial" w:cs="Arial"/>
          <w:lang w:val="it-IT"/>
        </w:rPr>
        <w:t>rispetto a</w:t>
      </w:r>
      <w:r w:rsidRPr="00752844">
        <w:rPr>
          <w:rFonts w:ascii="Arial" w:hAnsi="Arial" w:cs="Arial"/>
          <w:lang w:val="it-IT"/>
        </w:rPr>
        <w:t xml:space="preserve"> </w:t>
      </w:r>
      <w:proofErr w:type="spellStart"/>
      <w:r w:rsidRPr="00752844">
        <w:rPr>
          <w:rFonts w:ascii="Arial" w:hAnsi="Arial" w:cs="Arial"/>
          <w:lang w:val="it-IT"/>
        </w:rPr>
        <w:t>min</w:t>
      </w:r>
      <w:proofErr w:type="spellEnd"/>
      <w:r w:rsidRPr="00752844">
        <w:rPr>
          <w:rFonts w:ascii="Arial" w:hAnsi="Arial" w:cs="Arial"/>
          <w:lang w:val="it-IT"/>
        </w:rPr>
        <w:t xml:space="preserve"> e</w:t>
      </w:r>
      <w:r>
        <w:rPr>
          <w:rFonts w:ascii="Arial" w:hAnsi="Arial" w:cs="Arial"/>
          <w:lang w:val="it-IT"/>
        </w:rPr>
        <w:t xml:space="preserve"> </w:t>
      </w:r>
      <w:proofErr w:type="spellStart"/>
      <w:r>
        <w:rPr>
          <w:rFonts w:ascii="Arial" w:hAnsi="Arial" w:cs="Arial"/>
          <w:lang w:val="it-IT"/>
        </w:rPr>
        <w:t>max</w:t>
      </w:r>
      <w:proofErr w:type="spellEnd"/>
      <w:r>
        <w:rPr>
          <w:rFonts w:ascii="Arial" w:hAnsi="Arial" w:cs="Arial"/>
          <w:lang w:val="it-IT"/>
        </w:rPr>
        <w:t xml:space="preserve"> </w:t>
      </w:r>
      <w:proofErr w:type="spellStart"/>
      <w:r>
        <w:rPr>
          <w:rFonts w:ascii="Arial" w:hAnsi="Arial" w:cs="Arial"/>
          <w:lang w:val="it-IT"/>
        </w:rPr>
        <w:t>pres</w:t>
      </w:r>
      <w:proofErr w:type="spellEnd"/>
    </w:p>
    <w:p w:rsidR="00752844" w:rsidRDefault="00752844" w:rsidP="00752844">
      <w:pPr>
        <w:numPr>
          <w:ilvl w:val="0"/>
          <w:numId w:val="46"/>
        </w:numPr>
        <w:rPr>
          <w:rFonts w:ascii="Arial" w:hAnsi="Arial" w:cs="Arial"/>
          <w:lang w:val="it-IT"/>
        </w:rPr>
      </w:pPr>
      <w:r w:rsidRPr="00752844">
        <w:rPr>
          <w:rFonts w:ascii="Arial" w:hAnsi="Arial" w:cs="Arial"/>
          <w:lang w:val="it-IT"/>
        </w:rPr>
        <w:t xml:space="preserve">umidità =+- </w:t>
      </w:r>
      <w:r>
        <w:rPr>
          <w:rFonts w:ascii="Arial" w:hAnsi="Arial" w:cs="Arial"/>
          <w:lang w:val="it-IT"/>
        </w:rPr>
        <w:t>30</w:t>
      </w:r>
      <w:r w:rsidRPr="00752844">
        <w:rPr>
          <w:rFonts w:ascii="Arial" w:hAnsi="Arial" w:cs="Arial"/>
          <w:lang w:val="it-IT"/>
        </w:rPr>
        <w:t xml:space="preserve">% rispetto a </w:t>
      </w:r>
      <w:proofErr w:type="spellStart"/>
      <w:r w:rsidRPr="00752844">
        <w:rPr>
          <w:rFonts w:ascii="Arial" w:hAnsi="Arial" w:cs="Arial"/>
          <w:lang w:val="it-IT"/>
        </w:rPr>
        <w:t>min</w:t>
      </w:r>
      <w:proofErr w:type="spellEnd"/>
      <w:r w:rsidRPr="00752844">
        <w:rPr>
          <w:rFonts w:ascii="Arial" w:hAnsi="Arial" w:cs="Arial"/>
          <w:lang w:val="it-IT"/>
        </w:rPr>
        <w:t xml:space="preserve"> e</w:t>
      </w:r>
      <w:r>
        <w:rPr>
          <w:rFonts w:ascii="Arial" w:hAnsi="Arial" w:cs="Arial"/>
          <w:lang w:val="it-IT"/>
        </w:rPr>
        <w:t xml:space="preserve"> </w:t>
      </w:r>
      <w:proofErr w:type="spellStart"/>
      <w:r>
        <w:rPr>
          <w:rFonts w:ascii="Arial" w:hAnsi="Arial" w:cs="Arial"/>
          <w:lang w:val="it-IT"/>
        </w:rPr>
        <w:t>max</w:t>
      </w:r>
      <w:proofErr w:type="spellEnd"/>
      <w:r>
        <w:rPr>
          <w:rFonts w:ascii="Arial" w:hAnsi="Arial" w:cs="Arial"/>
          <w:lang w:val="it-IT"/>
        </w:rPr>
        <w:t xml:space="preserve"> </w:t>
      </w:r>
      <w:proofErr w:type="spellStart"/>
      <w:r>
        <w:rPr>
          <w:rFonts w:ascii="Arial" w:hAnsi="Arial" w:cs="Arial"/>
          <w:lang w:val="it-IT"/>
        </w:rPr>
        <w:t>um</w:t>
      </w:r>
      <w:proofErr w:type="spellEnd"/>
    </w:p>
    <w:p w:rsidR="00752844" w:rsidRPr="00342F37" w:rsidRDefault="00752844" w:rsidP="00752844">
      <w:pPr>
        <w:numPr>
          <w:ilvl w:val="0"/>
          <w:numId w:val="46"/>
        </w:numPr>
        <w:rPr>
          <w:rFonts w:ascii="Arial" w:hAnsi="Arial" w:cs="Arial"/>
          <w:lang w:val="it-IT"/>
        </w:rPr>
      </w:pPr>
      <w:r w:rsidRPr="00752844">
        <w:rPr>
          <w:rFonts w:ascii="Arial" w:hAnsi="Arial" w:cs="Arial"/>
          <w:lang w:val="it-IT"/>
        </w:rPr>
        <w:t xml:space="preserve">luminosità =+- </w:t>
      </w:r>
      <w:r>
        <w:rPr>
          <w:rFonts w:ascii="Arial" w:hAnsi="Arial" w:cs="Arial"/>
          <w:lang w:val="it-IT"/>
        </w:rPr>
        <w:t>500</w:t>
      </w:r>
      <w:r w:rsidRPr="00752844">
        <w:rPr>
          <w:rFonts w:ascii="Arial" w:hAnsi="Arial" w:cs="Arial"/>
          <w:lang w:val="it-IT"/>
        </w:rPr>
        <w:t xml:space="preserve"> lux rispetto a </w:t>
      </w:r>
      <w:proofErr w:type="spellStart"/>
      <w:r w:rsidRPr="00752844">
        <w:rPr>
          <w:rFonts w:ascii="Arial" w:hAnsi="Arial" w:cs="Arial"/>
          <w:lang w:val="it-IT"/>
        </w:rPr>
        <w:t>m</w:t>
      </w:r>
      <w:r>
        <w:rPr>
          <w:rFonts w:ascii="Arial" w:hAnsi="Arial" w:cs="Arial"/>
          <w:lang w:val="it-IT"/>
        </w:rPr>
        <w:t>in</w:t>
      </w:r>
      <w:proofErr w:type="spellEnd"/>
      <w:r>
        <w:rPr>
          <w:rFonts w:ascii="Arial" w:hAnsi="Arial" w:cs="Arial"/>
          <w:lang w:val="it-IT"/>
        </w:rPr>
        <w:t xml:space="preserve"> e </w:t>
      </w:r>
      <w:proofErr w:type="spellStart"/>
      <w:r>
        <w:rPr>
          <w:rFonts w:ascii="Arial" w:hAnsi="Arial" w:cs="Arial"/>
          <w:lang w:val="it-IT"/>
        </w:rPr>
        <w:t>max</w:t>
      </w:r>
      <w:proofErr w:type="spellEnd"/>
      <w:r>
        <w:rPr>
          <w:rFonts w:ascii="Arial" w:hAnsi="Arial" w:cs="Arial"/>
          <w:lang w:val="it-IT"/>
        </w:rPr>
        <w:t xml:space="preserve"> </w:t>
      </w:r>
      <w:proofErr w:type="spellStart"/>
      <w:r>
        <w:rPr>
          <w:rFonts w:ascii="Arial" w:hAnsi="Arial" w:cs="Arial"/>
          <w:lang w:val="it-IT"/>
        </w:rPr>
        <w:t>lum</w:t>
      </w:r>
      <w:proofErr w:type="spellEnd"/>
    </w:p>
    <w:p w:rsidR="00B15731" w:rsidRPr="00752844" w:rsidRDefault="00B15731" w:rsidP="00B15731">
      <w:pPr>
        <w:rPr>
          <w:lang w:val="it-IT"/>
        </w:rPr>
      </w:pPr>
    </w:p>
    <w:p w:rsidR="00B15731" w:rsidRPr="00752844" w:rsidDel="00FF1652" w:rsidRDefault="00B15731" w:rsidP="00B15731">
      <w:pPr>
        <w:rPr>
          <w:del w:id="880" w:author="Stefano Florio" w:date="2019-01-20T18:47:00Z"/>
          <w:lang w:val="it-IT"/>
        </w:rPr>
      </w:pPr>
    </w:p>
    <w:p w:rsidR="006750E4" w:rsidRPr="00752844" w:rsidDel="00FF1652" w:rsidRDefault="006750E4" w:rsidP="006750E4">
      <w:pPr>
        <w:rPr>
          <w:del w:id="881" w:author="Stefano Florio" w:date="2019-01-20T18:47:00Z"/>
          <w:lang w:val="it-IT"/>
        </w:rPr>
      </w:pPr>
    </w:p>
    <w:p w:rsidR="00BB52C8" w:rsidRPr="00752844" w:rsidDel="00FF1652" w:rsidRDefault="00BB52C8" w:rsidP="00BB52C8">
      <w:pPr>
        <w:rPr>
          <w:del w:id="882" w:author="Stefano Florio" w:date="2019-01-20T18:47:00Z"/>
          <w:lang w:val="it-IT"/>
        </w:rPr>
      </w:pPr>
    </w:p>
    <w:p w:rsidR="00E4636F" w:rsidRPr="00752844" w:rsidDel="00FF1652" w:rsidRDefault="00E4636F" w:rsidP="00BB52C8">
      <w:pPr>
        <w:rPr>
          <w:del w:id="883" w:author="Stefano Florio" w:date="2019-01-20T18:47:00Z"/>
          <w:lang w:val="it-IT"/>
        </w:rPr>
      </w:pPr>
    </w:p>
    <w:p w:rsidR="00342F37" w:rsidRPr="00752844" w:rsidDel="00FF1652" w:rsidRDefault="00342F37" w:rsidP="00BB52C8">
      <w:pPr>
        <w:rPr>
          <w:del w:id="884" w:author="Stefano Florio" w:date="2019-01-20T18:47:00Z"/>
          <w:lang w:val="it-IT"/>
        </w:rPr>
      </w:pPr>
    </w:p>
    <w:p w:rsidR="00E4636F" w:rsidRPr="00752844" w:rsidRDefault="00E4636F" w:rsidP="00BB52C8">
      <w:pPr>
        <w:rPr>
          <w:lang w:val="it-IT"/>
        </w:rPr>
      </w:pPr>
    </w:p>
    <w:p w:rsidR="003C1370" w:rsidRPr="00BD56BD" w:rsidRDefault="003C1370" w:rsidP="003C1370">
      <w:pPr>
        <w:widowControl w:val="0"/>
        <w:autoSpaceDE w:val="0"/>
        <w:autoSpaceDN w:val="0"/>
        <w:adjustRightInd w:val="0"/>
        <w:spacing w:after="300" w:line="360" w:lineRule="auto"/>
        <w:rPr>
          <w:rFonts w:ascii="Cambria" w:eastAsia="MS Mincho" w:hAnsi="Cambria" w:cs="Cambria"/>
          <w:b/>
          <w:bCs/>
          <w:i/>
          <w:iCs/>
          <w:color w:val="4F81BD"/>
          <w:spacing w:val="5"/>
          <w:kern w:val="1"/>
          <w:sz w:val="28"/>
          <w:szCs w:val="28"/>
        </w:rPr>
      </w:pPr>
      <w:r w:rsidRPr="00BD56BD">
        <w:rPr>
          <w:rFonts w:ascii="Cambria" w:eastAsia="MS Mincho" w:hAnsi="Cambria" w:cs="Cambria"/>
          <w:b/>
          <w:bCs/>
          <w:i/>
          <w:iCs/>
          <w:color w:val="4F81BD"/>
          <w:spacing w:val="5"/>
          <w:kern w:val="1"/>
          <w:sz w:val="28"/>
          <w:szCs w:val="28"/>
        </w:rPr>
        <w:t>A.5 Prioritization</w:t>
      </w:r>
    </w:p>
    <w:p w:rsidR="00702B04" w:rsidRPr="00FF1652" w:rsidRDefault="00702B04" w:rsidP="00702B04">
      <w:pPr>
        <w:widowControl w:val="0"/>
        <w:numPr>
          <w:ilvl w:val="0"/>
          <w:numId w:val="37"/>
        </w:numPr>
        <w:shd w:val="clear" w:color="auto" w:fill="FFFFFF"/>
        <w:autoSpaceDE w:val="0"/>
        <w:autoSpaceDN w:val="0"/>
        <w:adjustRightInd w:val="0"/>
        <w:jc w:val="both"/>
        <w:rPr>
          <w:rFonts w:ascii="Arial" w:hAnsi="Arial" w:cs="Arial"/>
          <w:b/>
          <w:color w:val="000000"/>
          <w:lang w:val="it-IT" w:eastAsia="it-IT"/>
          <w:rPrChange w:id="885" w:author="Stefano Florio" w:date="2019-01-20T18:50:00Z">
            <w:rPr>
              <w:rFonts w:ascii="Arial" w:hAnsi="Arial" w:cs="Arial"/>
              <w:color w:val="000000"/>
              <w:lang w:val="it-IT" w:eastAsia="it-IT"/>
            </w:rPr>
          </w:rPrChange>
        </w:rPr>
      </w:pPr>
      <w:r w:rsidRPr="00FF1652">
        <w:rPr>
          <w:rFonts w:ascii="Arial" w:hAnsi="Arial" w:cs="Arial"/>
          <w:b/>
          <w:bCs/>
          <w:color w:val="000000"/>
          <w:lang w:val="it-IT" w:eastAsia="it-IT"/>
        </w:rPr>
        <w:t>Salvataggio dati sensori (5)</w:t>
      </w:r>
    </w:p>
    <w:p w:rsidR="00FF1652" w:rsidRDefault="00702B04" w:rsidP="00FF1652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ins w:id="886" w:author="Stefano Florio" w:date="2019-01-20T18:51:00Z"/>
          <w:rFonts w:ascii="Arial" w:hAnsi="Arial" w:cs="Arial"/>
          <w:b/>
          <w:lang w:val="it-IT"/>
        </w:rPr>
      </w:pPr>
      <w:r w:rsidRPr="00FF1652">
        <w:rPr>
          <w:rFonts w:ascii="Arial" w:hAnsi="Arial" w:cs="Arial"/>
          <w:b/>
          <w:lang w:val="it-IT"/>
        </w:rPr>
        <w:t xml:space="preserve">Calcolo priorità </w:t>
      </w:r>
      <w:r w:rsidR="00711365" w:rsidRPr="00FF1652">
        <w:rPr>
          <w:rFonts w:ascii="Arial" w:hAnsi="Arial" w:cs="Arial"/>
          <w:b/>
          <w:lang w:val="it-IT"/>
        </w:rPr>
        <w:t xml:space="preserve">e pericoli </w:t>
      </w:r>
      <w:r w:rsidRPr="00FF1652">
        <w:rPr>
          <w:rFonts w:ascii="Arial" w:hAnsi="Arial" w:cs="Arial"/>
          <w:b/>
          <w:lang w:val="it-IT"/>
        </w:rPr>
        <w:t>(5)</w:t>
      </w:r>
      <w:ins w:id="887" w:author="Stefano Florio" w:date="2019-01-20T18:51:00Z">
        <w:r w:rsidR="00FF1652" w:rsidRPr="00FF1652">
          <w:rPr>
            <w:rFonts w:ascii="Arial" w:hAnsi="Arial" w:cs="Arial"/>
            <w:b/>
            <w:lang w:val="it-IT"/>
          </w:rPr>
          <w:t xml:space="preserve"> </w:t>
        </w:r>
      </w:ins>
    </w:p>
    <w:p w:rsidR="00FF1652" w:rsidRPr="00994401" w:rsidRDefault="00FF1652" w:rsidP="00FF1652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ins w:id="888" w:author="Stefano Florio" w:date="2019-01-20T18:51:00Z"/>
          <w:rFonts w:ascii="Arial" w:hAnsi="Arial" w:cs="Arial"/>
          <w:b/>
          <w:lang w:val="it-IT"/>
        </w:rPr>
      </w:pPr>
      <w:ins w:id="889" w:author="Stefano Florio" w:date="2019-01-20T18:51:00Z">
        <w:r w:rsidRPr="00994401">
          <w:rPr>
            <w:rFonts w:ascii="Arial" w:hAnsi="Arial" w:cs="Arial"/>
            <w:b/>
            <w:lang w:val="it-IT"/>
          </w:rPr>
          <w:t>Visualizzazione stato edificio(</w:t>
        </w:r>
        <w:r>
          <w:rPr>
            <w:rFonts w:ascii="Arial" w:hAnsi="Arial" w:cs="Arial"/>
            <w:b/>
            <w:lang w:val="it-IT"/>
          </w:rPr>
          <w:t>5</w:t>
        </w:r>
        <w:r w:rsidRPr="00994401">
          <w:rPr>
            <w:rFonts w:ascii="Arial" w:hAnsi="Arial" w:cs="Arial"/>
            <w:b/>
            <w:lang w:val="it-IT"/>
          </w:rPr>
          <w:t>)</w:t>
        </w:r>
      </w:ins>
    </w:p>
    <w:p w:rsidR="00FF1652" w:rsidRPr="00680AFB" w:rsidRDefault="00FF1652" w:rsidP="00FF1652">
      <w:pPr>
        <w:widowControl w:val="0"/>
        <w:numPr>
          <w:ilvl w:val="0"/>
          <w:numId w:val="37"/>
        </w:numPr>
        <w:shd w:val="clear" w:color="auto" w:fill="FFFFFF"/>
        <w:autoSpaceDE w:val="0"/>
        <w:autoSpaceDN w:val="0"/>
        <w:adjustRightInd w:val="0"/>
        <w:rPr>
          <w:ins w:id="890" w:author="Stefano Florio" w:date="2019-01-20T18:52:00Z"/>
          <w:rFonts w:ascii="Arial" w:hAnsi="Arial" w:cs="Arial"/>
          <w:b/>
          <w:lang w:val="it-IT"/>
        </w:rPr>
      </w:pPr>
      <w:ins w:id="891" w:author="Stefano Florio" w:date="2019-01-20T18:52:00Z">
        <w:r w:rsidRPr="00680AFB">
          <w:rPr>
            <w:rFonts w:ascii="Arial" w:hAnsi="Arial" w:cs="Arial"/>
            <w:b/>
            <w:lang w:val="it-IT"/>
          </w:rPr>
          <w:t xml:space="preserve">Visualizzazione </w:t>
        </w:r>
        <w:r>
          <w:rPr>
            <w:rFonts w:ascii="Arial" w:hAnsi="Arial" w:cs="Arial"/>
            <w:b/>
            <w:lang w:val="it-IT"/>
          </w:rPr>
          <w:t>s</w:t>
        </w:r>
        <w:r w:rsidRPr="00680AFB">
          <w:rPr>
            <w:rFonts w:ascii="Arial" w:hAnsi="Arial" w:cs="Arial"/>
            <w:b/>
            <w:lang w:val="it-IT"/>
          </w:rPr>
          <w:t>ensori (</w:t>
        </w:r>
        <w:r>
          <w:rPr>
            <w:rFonts w:ascii="Arial" w:hAnsi="Arial" w:cs="Arial"/>
            <w:b/>
            <w:lang w:val="it-IT"/>
          </w:rPr>
          <w:t>5</w:t>
        </w:r>
        <w:r w:rsidRPr="00680AFB">
          <w:rPr>
            <w:rFonts w:ascii="Arial" w:hAnsi="Arial" w:cs="Arial"/>
            <w:b/>
            <w:lang w:val="it-IT"/>
          </w:rPr>
          <w:t>)</w:t>
        </w:r>
      </w:ins>
    </w:p>
    <w:p w:rsidR="00FF1652" w:rsidRPr="00FA4EE9" w:rsidRDefault="00FF1652" w:rsidP="00FF1652">
      <w:pPr>
        <w:widowControl w:val="0"/>
        <w:numPr>
          <w:ilvl w:val="0"/>
          <w:numId w:val="37"/>
        </w:numPr>
        <w:shd w:val="clear" w:color="auto" w:fill="FFFFFF"/>
        <w:autoSpaceDE w:val="0"/>
        <w:autoSpaceDN w:val="0"/>
        <w:adjustRightInd w:val="0"/>
        <w:rPr>
          <w:ins w:id="892" w:author="Stefano Florio" w:date="2019-01-20T18:52:00Z"/>
          <w:rFonts w:ascii="Arial" w:hAnsi="Arial" w:cs="Arial"/>
          <w:b/>
          <w:lang w:val="it-IT"/>
        </w:rPr>
      </w:pPr>
      <w:ins w:id="893" w:author="Stefano Florio" w:date="2019-01-20T18:52:00Z">
        <w:r w:rsidRPr="00FA4EE9">
          <w:rPr>
            <w:rFonts w:ascii="Arial" w:hAnsi="Arial" w:cs="Arial"/>
            <w:b/>
            <w:lang w:val="it-IT"/>
          </w:rPr>
          <w:t>Visualizzazione pericolo(</w:t>
        </w:r>
        <w:r>
          <w:rPr>
            <w:rFonts w:ascii="Arial" w:hAnsi="Arial" w:cs="Arial"/>
            <w:b/>
            <w:lang w:val="it-IT"/>
          </w:rPr>
          <w:t>5</w:t>
        </w:r>
        <w:r w:rsidRPr="00FA4EE9">
          <w:rPr>
            <w:rFonts w:ascii="Arial" w:hAnsi="Arial" w:cs="Arial"/>
            <w:b/>
            <w:lang w:val="it-IT"/>
          </w:rPr>
          <w:t>)</w:t>
        </w:r>
      </w:ins>
    </w:p>
    <w:p w:rsidR="00FF1652" w:rsidRPr="00FA4EE9" w:rsidRDefault="00FF1652" w:rsidP="00FF1652">
      <w:pPr>
        <w:widowControl w:val="0"/>
        <w:numPr>
          <w:ilvl w:val="0"/>
          <w:numId w:val="37"/>
        </w:numPr>
        <w:shd w:val="clear" w:color="auto" w:fill="FFFFFF"/>
        <w:autoSpaceDE w:val="0"/>
        <w:autoSpaceDN w:val="0"/>
        <w:adjustRightInd w:val="0"/>
        <w:rPr>
          <w:ins w:id="894" w:author="Stefano Florio" w:date="2019-01-20T18:52:00Z"/>
          <w:rFonts w:ascii="Arial" w:hAnsi="Arial" w:cs="Arial"/>
          <w:b/>
          <w:lang w:val="it-IT"/>
        </w:rPr>
      </w:pPr>
      <w:ins w:id="895" w:author="Stefano Florio" w:date="2019-01-20T18:52:00Z">
        <w:r w:rsidRPr="00FA4EE9">
          <w:rPr>
            <w:rFonts w:ascii="Arial" w:hAnsi="Arial" w:cs="Arial"/>
            <w:b/>
            <w:lang w:val="it-IT"/>
          </w:rPr>
          <w:t>Invio dati(</w:t>
        </w:r>
        <w:r>
          <w:rPr>
            <w:rFonts w:ascii="Arial" w:hAnsi="Arial" w:cs="Arial"/>
            <w:b/>
            <w:lang w:val="it-IT"/>
          </w:rPr>
          <w:t>5</w:t>
        </w:r>
        <w:r w:rsidRPr="00FA4EE9">
          <w:rPr>
            <w:rFonts w:ascii="Arial" w:hAnsi="Arial" w:cs="Arial"/>
            <w:b/>
            <w:lang w:val="it-IT"/>
          </w:rPr>
          <w:t>)</w:t>
        </w:r>
      </w:ins>
    </w:p>
    <w:p w:rsidR="00FF1652" w:rsidRPr="00FF1652" w:rsidRDefault="00FF1652" w:rsidP="00FF1652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ins w:id="896" w:author="Stefano Florio" w:date="2019-01-20T18:52:00Z"/>
          <w:rFonts w:ascii="Arial" w:hAnsi="Arial" w:cs="Arial"/>
          <w:b/>
          <w:bCs/>
          <w:lang w:val="it-IT"/>
          <w:rPrChange w:id="897" w:author="Stefano Florio" w:date="2019-01-20T18:52:00Z">
            <w:rPr>
              <w:ins w:id="898" w:author="Stefano Florio" w:date="2019-01-20T18:52:00Z"/>
              <w:rFonts w:ascii="Arial" w:hAnsi="Arial" w:cs="Arial"/>
              <w:b/>
              <w:lang w:val="it-IT"/>
            </w:rPr>
          </w:rPrChange>
        </w:rPr>
      </w:pPr>
      <w:ins w:id="899" w:author="Stefano Florio" w:date="2019-01-20T18:52:00Z">
        <w:r w:rsidRPr="00FA4EE9">
          <w:rPr>
            <w:rFonts w:ascii="Arial" w:hAnsi="Arial" w:cs="Arial"/>
            <w:b/>
            <w:lang w:val="it-IT"/>
          </w:rPr>
          <w:t>Salvataggio dati valori(</w:t>
        </w:r>
        <w:r>
          <w:rPr>
            <w:rFonts w:ascii="Arial" w:hAnsi="Arial" w:cs="Arial"/>
            <w:b/>
            <w:lang w:val="it-IT"/>
          </w:rPr>
          <w:t>5</w:t>
        </w:r>
        <w:r w:rsidRPr="00FA4EE9">
          <w:rPr>
            <w:rFonts w:ascii="Arial" w:hAnsi="Arial" w:cs="Arial"/>
            <w:b/>
            <w:lang w:val="it-IT"/>
          </w:rPr>
          <w:t>)</w:t>
        </w:r>
        <w:r w:rsidRPr="00FF1652">
          <w:rPr>
            <w:rFonts w:ascii="Arial" w:hAnsi="Arial" w:cs="Arial"/>
            <w:b/>
            <w:lang w:val="it-IT"/>
          </w:rPr>
          <w:t xml:space="preserve"> </w:t>
        </w:r>
      </w:ins>
    </w:p>
    <w:p w:rsidR="00FF1652" w:rsidRPr="002B08B7" w:rsidRDefault="00FF1652" w:rsidP="00FF1652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ins w:id="900" w:author="Stefano Florio" w:date="2019-01-20T18:52:00Z"/>
          <w:rFonts w:ascii="Arial" w:hAnsi="Arial" w:cs="Arial"/>
          <w:b/>
          <w:bCs/>
          <w:lang w:val="it-IT"/>
        </w:rPr>
      </w:pPr>
      <w:ins w:id="901" w:author="Stefano Florio" w:date="2019-01-20T18:52:00Z">
        <w:r w:rsidRPr="002B08B7">
          <w:rPr>
            <w:rFonts w:ascii="Arial" w:hAnsi="Arial" w:cs="Arial"/>
            <w:b/>
            <w:lang w:val="it-IT"/>
          </w:rPr>
          <w:t>Gestione sensori (</w:t>
        </w:r>
        <w:r>
          <w:rPr>
            <w:rFonts w:ascii="Arial" w:hAnsi="Arial" w:cs="Arial"/>
            <w:b/>
            <w:lang w:val="it-IT"/>
          </w:rPr>
          <w:t>5</w:t>
        </w:r>
        <w:r w:rsidRPr="002B08B7">
          <w:rPr>
            <w:rFonts w:ascii="Arial" w:hAnsi="Arial" w:cs="Arial"/>
            <w:b/>
            <w:lang w:val="it-IT"/>
          </w:rPr>
          <w:t>)</w:t>
        </w:r>
      </w:ins>
    </w:p>
    <w:p w:rsidR="00FF1652" w:rsidRPr="009F30CD" w:rsidRDefault="00FF1652" w:rsidP="00FF1652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ins w:id="902" w:author="Stefano Florio" w:date="2019-01-20T18:52:00Z"/>
          <w:rFonts w:ascii="Arial" w:hAnsi="Arial" w:cs="Arial"/>
          <w:b/>
          <w:lang w:val="it-IT"/>
        </w:rPr>
      </w:pPr>
      <w:ins w:id="903" w:author="Stefano Florio" w:date="2019-01-20T18:52:00Z">
        <w:r w:rsidRPr="009F30CD">
          <w:rPr>
            <w:rFonts w:ascii="Arial" w:hAnsi="Arial" w:cs="Arial"/>
            <w:b/>
            <w:lang w:val="it-IT"/>
          </w:rPr>
          <w:t>Visualizzazione stato zona(</w:t>
        </w:r>
        <w:r>
          <w:rPr>
            <w:rFonts w:ascii="Arial" w:hAnsi="Arial" w:cs="Arial"/>
            <w:b/>
            <w:lang w:val="it-IT"/>
          </w:rPr>
          <w:t>4</w:t>
        </w:r>
        <w:r w:rsidRPr="009F30CD">
          <w:rPr>
            <w:rFonts w:ascii="Arial" w:hAnsi="Arial" w:cs="Arial"/>
            <w:b/>
            <w:lang w:val="it-IT"/>
          </w:rPr>
          <w:t>)</w:t>
        </w:r>
      </w:ins>
    </w:p>
    <w:p w:rsidR="00FF1652" w:rsidRDefault="00FF1652" w:rsidP="00FF1652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ins w:id="904" w:author="Stefano Florio" w:date="2019-01-20T18:53:00Z"/>
          <w:rFonts w:ascii="Arial" w:hAnsi="Arial" w:cs="Arial"/>
          <w:b/>
          <w:lang w:val="it-IT"/>
        </w:rPr>
      </w:pPr>
      <w:ins w:id="905" w:author="Stefano Florio" w:date="2019-01-20T18:52:00Z">
        <w:r w:rsidRPr="009F30CD">
          <w:rPr>
            <w:rFonts w:ascii="Arial" w:hAnsi="Arial" w:cs="Arial"/>
            <w:b/>
            <w:lang w:val="it-IT"/>
          </w:rPr>
          <w:t>Visualizzazione stato città(</w:t>
        </w:r>
        <w:r>
          <w:rPr>
            <w:rFonts w:ascii="Arial" w:hAnsi="Arial" w:cs="Arial"/>
            <w:b/>
            <w:lang w:val="it-IT"/>
          </w:rPr>
          <w:t>4</w:t>
        </w:r>
        <w:r w:rsidRPr="009F30CD">
          <w:rPr>
            <w:rFonts w:ascii="Arial" w:hAnsi="Arial" w:cs="Arial"/>
            <w:b/>
            <w:lang w:val="it-IT"/>
          </w:rPr>
          <w:t>)</w:t>
        </w:r>
      </w:ins>
    </w:p>
    <w:p w:rsidR="00FF1652" w:rsidRDefault="00FF1652" w:rsidP="00FF1652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ins w:id="906" w:author="Stefano Florio" w:date="2019-01-20T18:53:00Z"/>
          <w:rFonts w:ascii="Arial" w:hAnsi="Arial" w:cs="Arial"/>
          <w:b/>
          <w:lang w:val="it-IT"/>
        </w:rPr>
      </w:pPr>
      <w:ins w:id="907" w:author="Stefano Florio" w:date="2019-01-20T18:53:00Z">
        <w:r w:rsidRPr="00FF1652">
          <w:rPr>
            <w:rFonts w:ascii="Arial" w:hAnsi="Arial" w:cs="Arial"/>
            <w:b/>
            <w:lang w:val="it-IT"/>
          </w:rPr>
          <w:t xml:space="preserve"> </w:t>
        </w:r>
        <w:r w:rsidRPr="009F4F43">
          <w:rPr>
            <w:rFonts w:ascii="Arial" w:hAnsi="Arial" w:cs="Arial"/>
            <w:b/>
            <w:lang w:val="it-IT"/>
          </w:rPr>
          <w:t>Allerta sicurezza (4)</w:t>
        </w:r>
      </w:ins>
    </w:p>
    <w:p w:rsidR="00FF1652" w:rsidRPr="00FF1652" w:rsidRDefault="00FF1652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ins w:id="908" w:author="Stefano Florio" w:date="2019-01-20T18:52:00Z"/>
          <w:rFonts w:ascii="Arial" w:hAnsi="Arial" w:cs="Arial"/>
          <w:b/>
          <w:lang w:val="it-IT"/>
        </w:rPr>
      </w:pPr>
      <w:ins w:id="909" w:author="Stefano Florio" w:date="2019-01-20T18:53:00Z">
        <w:r w:rsidRPr="00FF1652">
          <w:rPr>
            <w:rFonts w:ascii="Arial" w:hAnsi="Arial" w:cs="Arial"/>
            <w:b/>
            <w:lang w:val="it-IT"/>
          </w:rPr>
          <w:t xml:space="preserve"> Fault </w:t>
        </w:r>
        <w:proofErr w:type="spellStart"/>
        <w:r w:rsidRPr="00FF1652">
          <w:rPr>
            <w:rFonts w:ascii="Arial" w:hAnsi="Arial" w:cs="Arial"/>
            <w:b/>
            <w:lang w:val="it-IT"/>
          </w:rPr>
          <w:t>tolerance</w:t>
        </w:r>
        <w:proofErr w:type="spellEnd"/>
        <w:r w:rsidRPr="00FF1652">
          <w:rPr>
            <w:rFonts w:ascii="Arial" w:hAnsi="Arial" w:cs="Arial"/>
            <w:b/>
            <w:lang w:val="it-IT"/>
          </w:rPr>
          <w:t>(3)</w:t>
        </w:r>
      </w:ins>
    </w:p>
    <w:p w:rsidR="00FF1652" w:rsidRPr="00FF1652" w:rsidRDefault="00FF1652">
      <w:pPr>
        <w:widowControl w:val="0"/>
        <w:numPr>
          <w:ilvl w:val="0"/>
          <w:numId w:val="37"/>
        </w:numPr>
        <w:shd w:val="clear" w:color="auto" w:fill="FFFFFF"/>
        <w:autoSpaceDE w:val="0"/>
        <w:autoSpaceDN w:val="0"/>
        <w:adjustRightInd w:val="0"/>
        <w:jc w:val="both"/>
        <w:rPr>
          <w:ins w:id="910" w:author="Stefano Florio" w:date="2019-01-20T18:52:00Z"/>
          <w:rFonts w:ascii="Arial" w:hAnsi="Arial" w:cs="Arial"/>
          <w:b/>
          <w:color w:val="000000"/>
          <w:lang w:val="it-IT" w:eastAsia="it-IT"/>
          <w:rPrChange w:id="911" w:author="Stefano Florio" w:date="2019-01-20T18:53:00Z">
            <w:rPr>
              <w:ins w:id="912" w:author="Stefano Florio" w:date="2019-01-20T18:52:00Z"/>
              <w:rFonts w:ascii="Arial" w:hAnsi="Arial" w:cs="Arial"/>
              <w:b/>
              <w:lang w:val="it-IT"/>
            </w:rPr>
          </w:rPrChange>
        </w:rPr>
        <w:pPrChange w:id="913" w:author="Stefano Florio" w:date="2019-01-20T18:53:00Z">
          <w:pPr>
            <w:widowControl w:val="0"/>
            <w:numPr>
              <w:numId w:val="36"/>
            </w:numPr>
            <w:shd w:val="clear" w:color="auto" w:fill="FFFFFF"/>
            <w:autoSpaceDE w:val="0"/>
            <w:autoSpaceDN w:val="0"/>
            <w:adjustRightInd w:val="0"/>
            <w:ind w:left="720" w:hanging="360"/>
          </w:pPr>
        </w:pPrChange>
      </w:pPr>
      <w:ins w:id="914" w:author="Stefano Florio" w:date="2019-01-20T18:52:00Z">
        <w:r w:rsidRPr="009F30CD">
          <w:rPr>
            <w:rFonts w:ascii="Arial" w:hAnsi="Arial" w:cs="Arial"/>
            <w:b/>
            <w:lang w:val="it-IT"/>
          </w:rPr>
          <w:t>Visualizzazione valori medi(</w:t>
        </w:r>
        <w:r>
          <w:rPr>
            <w:rFonts w:ascii="Arial" w:hAnsi="Arial" w:cs="Arial"/>
            <w:b/>
            <w:lang w:val="it-IT"/>
          </w:rPr>
          <w:t>3</w:t>
        </w:r>
        <w:r w:rsidRPr="009F30CD">
          <w:rPr>
            <w:rFonts w:ascii="Arial" w:hAnsi="Arial" w:cs="Arial"/>
            <w:b/>
            <w:lang w:val="it-IT"/>
          </w:rPr>
          <w:t>)</w:t>
        </w:r>
      </w:ins>
    </w:p>
    <w:p w:rsidR="00FF1652" w:rsidRPr="007D3516" w:rsidRDefault="00FF1652" w:rsidP="00FF1652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ins w:id="915" w:author="Stefano Florio" w:date="2019-01-20T18:52:00Z"/>
          <w:rFonts w:ascii="Arial" w:hAnsi="Arial" w:cs="Arial"/>
          <w:b/>
          <w:lang w:val="it-IT"/>
        </w:rPr>
      </w:pPr>
      <w:ins w:id="916" w:author="Stefano Florio" w:date="2019-01-20T18:52:00Z">
        <w:r w:rsidRPr="007D3516">
          <w:rPr>
            <w:rFonts w:ascii="Arial" w:hAnsi="Arial" w:cs="Arial"/>
            <w:b/>
            <w:lang w:val="it-IT"/>
          </w:rPr>
          <w:t>Database centralizzato(</w:t>
        </w:r>
        <w:r>
          <w:rPr>
            <w:rFonts w:ascii="Arial" w:hAnsi="Arial" w:cs="Arial"/>
            <w:b/>
            <w:lang w:val="it-IT"/>
          </w:rPr>
          <w:t>3</w:t>
        </w:r>
        <w:r w:rsidRPr="007D3516">
          <w:rPr>
            <w:rFonts w:ascii="Arial" w:hAnsi="Arial" w:cs="Arial"/>
            <w:b/>
            <w:lang w:val="it-IT"/>
          </w:rPr>
          <w:t>)</w:t>
        </w:r>
      </w:ins>
    </w:p>
    <w:p w:rsidR="00FF1652" w:rsidRPr="00D60092" w:rsidRDefault="00FF1652" w:rsidP="00FF1652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ins w:id="917" w:author="Stefano Florio" w:date="2019-01-20T18:52:00Z"/>
          <w:rFonts w:ascii="Arial" w:hAnsi="Arial" w:cs="Arial"/>
          <w:b/>
          <w:lang w:val="it-IT"/>
        </w:rPr>
      </w:pPr>
      <w:ins w:id="918" w:author="Stefano Florio" w:date="2019-01-20T18:52:00Z">
        <w:r w:rsidRPr="00D60092">
          <w:rPr>
            <w:rFonts w:ascii="Arial" w:hAnsi="Arial" w:cs="Arial"/>
            <w:b/>
            <w:lang w:val="it-IT"/>
          </w:rPr>
          <w:t>Connessione(</w:t>
        </w:r>
        <w:r>
          <w:rPr>
            <w:rFonts w:ascii="Arial" w:hAnsi="Arial" w:cs="Arial"/>
            <w:b/>
            <w:lang w:val="it-IT"/>
          </w:rPr>
          <w:t>2</w:t>
        </w:r>
        <w:r w:rsidRPr="00D60092">
          <w:rPr>
            <w:rFonts w:ascii="Arial" w:hAnsi="Arial" w:cs="Arial"/>
            <w:b/>
            <w:lang w:val="it-IT"/>
          </w:rPr>
          <w:t>)</w:t>
        </w:r>
      </w:ins>
    </w:p>
    <w:p w:rsidR="00702B04" w:rsidRPr="00FF1652" w:rsidDel="00FF1652" w:rsidRDefault="00702B04">
      <w:pPr>
        <w:widowControl w:val="0"/>
        <w:numPr>
          <w:ilvl w:val="0"/>
          <w:numId w:val="37"/>
        </w:numPr>
        <w:shd w:val="clear" w:color="auto" w:fill="FFFFFF"/>
        <w:autoSpaceDE w:val="0"/>
        <w:autoSpaceDN w:val="0"/>
        <w:adjustRightInd w:val="0"/>
        <w:rPr>
          <w:del w:id="919" w:author="Stefano Florio" w:date="2019-01-20T18:52:00Z"/>
          <w:rFonts w:ascii="Arial" w:hAnsi="Arial" w:cs="Arial"/>
          <w:b/>
          <w:lang w:val="it-IT"/>
          <w:rPrChange w:id="920" w:author="Stefano Florio" w:date="2019-01-20T18:52:00Z">
            <w:rPr>
              <w:del w:id="921" w:author="Stefano Florio" w:date="2019-01-20T18:52:00Z"/>
              <w:rFonts w:ascii="Arial" w:hAnsi="Arial" w:cs="Arial"/>
              <w:lang w:val="it-IT"/>
            </w:rPr>
          </w:rPrChange>
        </w:rPr>
      </w:pPr>
    </w:p>
    <w:p w:rsidR="00711365" w:rsidRPr="00FF1652" w:rsidDel="00FF1652" w:rsidRDefault="00711365" w:rsidP="00711365">
      <w:pPr>
        <w:widowControl w:val="0"/>
        <w:numPr>
          <w:ilvl w:val="0"/>
          <w:numId w:val="37"/>
        </w:numPr>
        <w:shd w:val="clear" w:color="auto" w:fill="FFFFFF"/>
        <w:autoSpaceDE w:val="0"/>
        <w:autoSpaceDN w:val="0"/>
        <w:adjustRightInd w:val="0"/>
        <w:rPr>
          <w:del w:id="922" w:author="Stefano Florio" w:date="2019-01-20T18:48:00Z"/>
          <w:rFonts w:ascii="Arial" w:hAnsi="Arial" w:cs="Arial"/>
          <w:b/>
          <w:lang w:val="it-IT"/>
          <w:rPrChange w:id="923" w:author="Stefano Florio" w:date="2019-01-20T18:50:00Z">
            <w:rPr>
              <w:del w:id="924" w:author="Stefano Florio" w:date="2019-01-20T18:48:00Z"/>
              <w:rFonts w:ascii="Arial" w:hAnsi="Arial" w:cs="Arial"/>
              <w:lang w:val="it-IT"/>
            </w:rPr>
          </w:rPrChange>
        </w:rPr>
      </w:pPr>
      <w:del w:id="925" w:author="Stefano Florio" w:date="2019-01-20T18:48:00Z">
        <w:r w:rsidRPr="00FF1652" w:rsidDel="00FF1652">
          <w:rPr>
            <w:rFonts w:ascii="Arial" w:hAnsi="Arial" w:cs="Arial"/>
            <w:b/>
            <w:lang w:val="it-IT"/>
          </w:rPr>
          <w:delText>Visualizzazione valori (4)</w:delText>
        </w:r>
      </w:del>
    </w:p>
    <w:p w:rsidR="00711365" w:rsidRPr="00FF1652" w:rsidDel="00FF1652" w:rsidRDefault="00711365" w:rsidP="00711365">
      <w:pPr>
        <w:widowControl w:val="0"/>
        <w:numPr>
          <w:ilvl w:val="0"/>
          <w:numId w:val="37"/>
        </w:numPr>
        <w:shd w:val="clear" w:color="auto" w:fill="FFFFFF"/>
        <w:autoSpaceDE w:val="0"/>
        <w:autoSpaceDN w:val="0"/>
        <w:adjustRightInd w:val="0"/>
        <w:jc w:val="both"/>
        <w:rPr>
          <w:del w:id="926" w:author="Stefano Florio" w:date="2019-01-20T18:52:00Z"/>
          <w:rFonts w:ascii="Arial" w:hAnsi="Arial" w:cs="Arial"/>
          <w:b/>
          <w:color w:val="000000"/>
          <w:lang w:val="it-IT" w:eastAsia="it-IT"/>
          <w:rPrChange w:id="927" w:author="Stefano Florio" w:date="2019-01-20T18:50:00Z">
            <w:rPr>
              <w:del w:id="928" w:author="Stefano Florio" w:date="2019-01-20T18:52:00Z"/>
              <w:rFonts w:ascii="Arial" w:hAnsi="Arial" w:cs="Arial"/>
              <w:color w:val="000000"/>
              <w:lang w:val="it-IT" w:eastAsia="it-IT"/>
            </w:rPr>
          </w:rPrChange>
        </w:rPr>
      </w:pPr>
      <w:del w:id="929" w:author="Stefano Florio" w:date="2019-01-20T18:52:00Z">
        <w:r w:rsidRPr="00FF1652" w:rsidDel="00FF1652">
          <w:rPr>
            <w:rFonts w:ascii="Arial" w:hAnsi="Arial" w:cs="Arial"/>
            <w:b/>
            <w:lang w:val="it-IT"/>
          </w:rPr>
          <w:delText>Allerta sicurezza (4)</w:delText>
        </w:r>
      </w:del>
    </w:p>
    <w:p w:rsidR="00342F37" w:rsidRPr="00FF1652" w:rsidDel="00FF1652" w:rsidRDefault="00342F37" w:rsidP="00342F37">
      <w:pPr>
        <w:numPr>
          <w:ilvl w:val="0"/>
          <w:numId w:val="37"/>
        </w:numPr>
        <w:autoSpaceDE w:val="0"/>
        <w:autoSpaceDN w:val="0"/>
        <w:adjustRightInd w:val="0"/>
        <w:rPr>
          <w:del w:id="930" w:author="Stefano Florio" w:date="2019-01-20T18:51:00Z"/>
          <w:rFonts w:ascii="Arial" w:hAnsi="Arial" w:cs="Arial"/>
          <w:b/>
          <w:color w:val="000000"/>
          <w:lang w:val="it-IT" w:eastAsia="it-IT"/>
          <w:rPrChange w:id="931" w:author="Stefano Florio" w:date="2019-01-20T18:50:00Z">
            <w:rPr>
              <w:del w:id="932" w:author="Stefano Florio" w:date="2019-01-20T18:51:00Z"/>
              <w:rFonts w:ascii="Arial" w:hAnsi="Arial" w:cs="Arial"/>
              <w:color w:val="000000"/>
              <w:lang w:val="it-IT" w:eastAsia="it-IT"/>
            </w:rPr>
          </w:rPrChange>
        </w:rPr>
      </w:pPr>
      <w:del w:id="933" w:author="Stefano Florio" w:date="2019-01-20T18:51:00Z">
        <w:r w:rsidRPr="00FF1652" w:rsidDel="00FF1652">
          <w:rPr>
            <w:rFonts w:ascii="Arial" w:hAnsi="Arial" w:cs="Arial"/>
            <w:b/>
            <w:bCs/>
            <w:color w:val="000000"/>
            <w:lang w:val="it-IT" w:eastAsia="it-IT"/>
          </w:rPr>
          <w:delText>Visualizzazione stato area</w:delText>
        </w:r>
        <w:r w:rsidR="00702B04" w:rsidRPr="00FF1652" w:rsidDel="00FF1652">
          <w:rPr>
            <w:rFonts w:ascii="Arial" w:hAnsi="Arial" w:cs="Arial"/>
            <w:b/>
            <w:bCs/>
            <w:color w:val="000000"/>
            <w:lang w:val="it-IT" w:eastAsia="it-IT"/>
          </w:rPr>
          <w:delText xml:space="preserve"> </w:delText>
        </w:r>
        <w:r w:rsidR="00711365" w:rsidRPr="00FF1652" w:rsidDel="00FF1652">
          <w:rPr>
            <w:rFonts w:ascii="Arial" w:hAnsi="Arial" w:cs="Arial"/>
            <w:b/>
            <w:bCs/>
            <w:color w:val="000000"/>
            <w:lang w:val="it-IT" w:eastAsia="it-IT"/>
          </w:rPr>
          <w:delText>(3)</w:delText>
        </w:r>
      </w:del>
    </w:p>
    <w:p w:rsidR="00342F37" w:rsidRPr="00FF1652" w:rsidDel="00FF1652" w:rsidRDefault="00342F37" w:rsidP="00342F37">
      <w:pPr>
        <w:widowControl w:val="0"/>
        <w:numPr>
          <w:ilvl w:val="0"/>
          <w:numId w:val="37"/>
        </w:numPr>
        <w:shd w:val="clear" w:color="auto" w:fill="FFFFFF"/>
        <w:autoSpaceDE w:val="0"/>
        <w:autoSpaceDN w:val="0"/>
        <w:adjustRightInd w:val="0"/>
        <w:rPr>
          <w:del w:id="934" w:author="Stefano Florio" w:date="2019-01-20T18:52:00Z"/>
          <w:rFonts w:ascii="Arial" w:hAnsi="Arial" w:cs="Arial"/>
          <w:b/>
          <w:lang w:val="it-IT"/>
          <w:rPrChange w:id="935" w:author="Stefano Florio" w:date="2019-01-20T18:50:00Z">
            <w:rPr>
              <w:del w:id="936" w:author="Stefano Florio" w:date="2019-01-20T18:52:00Z"/>
              <w:rFonts w:ascii="Arial" w:hAnsi="Arial" w:cs="Arial"/>
              <w:lang w:val="it-IT"/>
            </w:rPr>
          </w:rPrChange>
        </w:rPr>
      </w:pPr>
      <w:del w:id="937" w:author="Stefano Florio" w:date="2019-01-20T18:52:00Z">
        <w:r w:rsidRPr="00FF1652" w:rsidDel="00FF1652">
          <w:rPr>
            <w:rFonts w:ascii="Arial" w:hAnsi="Arial" w:cs="Arial"/>
            <w:b/>
            <w:lang w:val="it-IT"/>
          </w:rPr>
          <w:delText xml:space="preserve">Visualizzazione </w:delText>
        </w:r>
      </w:del>
      <w:del w:id="938" w:author="Stefano Florio" w:date="2019-01-20T18:51:00Z">
        <w:r w:rsidRPr="00FF1652" w:rsidDel="00FF1652">
          <w:rPr>
            <w:rFonts w:ascii="Arial" w:hAnsi="Arial" w:cs="Arial"/>
            <w:b/>
            <w:lang w:val="it-IT"/>
          </w:rPr>
          <w:delText>S</w:delText>
        </w:r>
      </w:del>
      <w:del w:id="939" w:author="Stefano Florio" w:date="2019-01-20T18:52:00Z">
        <w:r w:rsidRPr="00FF1652" w:rsidDel="00FF1652">
          <w:rPr>
            <w:rFonts w:ascii="Arial" w:hAnsi="Arial" w:cs="Arial"/>
            <w:b/>
            <w:lang w:val="it-IT"/>
          </w:rPr>
          <w:delText>ensori</w:delText>
        </w:r>
        <w:r w:rsidR="00711365" w:rsidRPr="00FF1652" w:rsidDel="00FF1652">
          <w:rPr>
            <w:rFonts w:ascii="Arial" w:hAnsi="Arial" w:cs="Arial"/>
            <w:b/>
            <w:lang w:val="it-IT"/>
          </w:rPr>
          <w:delText xml:space="preserve"> (</w:delText>
        </w:r>
      </w:del>
      <w:del w:id="940" w:author="Stefano Florio" w:date="2019-01-20T18:51:00Z">
        <w:r w:rsidR="00711365" w:rsidRPr="00FF1652" w:rsidDel="00FF1652">
          <w:rPr>
            <w:rFonts w:ascii="Arial" w:hAnsi="Arial" w:cs="Arial"/>
            <w:b/>
            <w:lang w:val="it-IT"/>
          </w:rPr>
          <w:delText>3</w:delText>
        </w:r>
      </w:del>
      <w:del w:id="941" w:author="Stefano Florio" w:date="2019-01-20T18:52:00Z">
        <w:r w:rsidR="00711365" w:rsidRPr="00FF1652" w:rsidDel="00FF1652">
          <w:rPr>
            <w:rFonts w:ascii="Arial" w:hAnsi="Arial" w:cs="Arial"/>
            <w:b/>
            <w:lang w:val="it-IT"/>
          </w:rPr>
          <w:delText>)</w:delText>
        </w:r>
      </w:del>
    </w:p>
    <w:p w:rsidR="00E60483" w:rsidRPr="00FF1652" w:rsidDel="00FF1652" w:rsidRDefault="00E60483" w:rsidP="00E60483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del w:id="942" w:author="Stefano Florio" w:date="2019-01-20T18:52:00Z"/>
          <w:rFonts w:ascii="Arial" w:hAnsi="Arial" w:cs="Arial"/>
          <w:b/>
          <w:bCs/>
          <w:lang w:val="it-IT"/>
          <w:rPrChange w:id="943" w:author="Stefano Florio" w:date="2019-01-20T18:50:00Z">
            <w:rPr>
              <w:del w:id="944" w:author="Stefano Florio" w:date="2019-01-20T18:52:00Z"/>
              <w:rFonts w:ascii="Calibri" w:hAnsi="Calibri" w:cs="Calibri"/>
              <w:b/>
              <w:bCs/>
              <w:lang w:val="it-IT"/>
            </w:rPr>
          </w:rPrChange>
        </w:rPr>
      </w:pPr>
      <w:del w:id="945" w:author="Stefano Florio" w:date="2019-01-20T18:52:00Z">
        <w:r w:rsidRPr="00FF1652" w:rsidDel="00FF1652">
          <w:rPr>
            <w:rFonts w:ascii="Arial" w:hAnsi="Arial" w:cs="Arial"/>
            <w:b/>
            <w:lang w:val="it-IT"/>
          </w:rPr>
          <w:delText>Gestione sensori (</w:delText>
        </w:r>
      </w:del>
      <w:del w:id="946" w:author="Stefano Florio" w:date="2019-01-20T18:51:00Z">
        <w:r w:rsidRPr="00FF1652" w:rsidDel="00FF1652">
          <w:rPr>
            <w:rFonts w:ascii="Arial" w:hAnsi="Arial" w:cs="Arial"/>
            <w:b/>
            <w:lang w:val="it-IT"/>
          </w:rPr>
          <w:delText>3</w:delText>
        </w:r>
      </w:del>
      <w:del w:id="947" w:author="Stefano Florio" w:date="2019-01-20T18:52:00Z">
        <w:r w:rsidRPr="00FF1652" w:rsidDel="00FF1652">
          <w:rPr>
            <w:rFonts w:ascii="Arial" w:hAnsi="Arial" w:cs="Arial"/>
            <w:b/>
            <w:lang w:val="it-IT"/>
          </w:rPr>
          <w:delText>)</w:delText>
        </w:r>
      </w:del>
    </w:p>
    <w:p w:rsidR="00E60483" w:rsidRPr="00FF1652" w:rsidDel="00FF1652" w:rsidRDefault="00E60483" w:rsidP="00E60483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del w:id="948" w:author="Stefano Florio" w:date="2019-01-20T18:51:00Z"/>
          <w:rFonts w:ascii="Arial" w:hAnsi="Arial" w:cs="Arial"/>
          <w:b/>
          <w:color w:val="000000"/>
          <w:lang w:val="it-IT" w:eastAsia="it-IT"/>
          <w:rPrChange w:id="949" w:author="Stefano Florio" w:date="2019-01-20T18:50:00Z">
            <w:rPr>
              <w:del w:id="950" w:author="Stefano Florio" w:date="2019-01-20T18:51:00Z"/>
              <w:rFonts w:ascii="Arial" w:hAnsi="Arial" w:cs="Arial"/>
              <w:color w:val="000000"/>
              <w:lang w:val="it-IT" w:eastAsia="it-IT"/>
            </w:rPr>
          </w:rPrChange>
        </w:rPr>
      </w:pPr>
      <w:r w:rsidRPr="00FF1652">
        <w:rPr>
          <w:rFonts w:ascii="Arial" w:hAnsi="Arial" w:cs="Arial"/>
          <w:b/>
          <w:bCs/>
          <w:color w:val="000000"/>
          <w:lang w:val="it-IT" w:eastAsia="it-IT"/>
        </w:rPr>
        <w:t>Gestione utenza (</w:t>
      </w:r>
      <w:ins w:id="951" w:author="Stefano Florio" w:date="2019-01-20T18:51:00Z">
        <w:r w:rsidR="00FF1652">
          <w:rPr>
            <w:rFonts w:ascii="Arial" w:hAnsi="Arial" w:cs="Arial"/>
            <w:b/>
            <w:bCs/>
            <w:color w:val="000000"/>
            <w:lang w:val="it-IT" w:eastAsia="it-IT"/>
          </w:rPr>
          <w:t>1</w:t>
        </w:r>
      </w:ins>
      <w:del w:id="952" w:author="Stefano Florio" w:date="2019-01-20T18:51:00Z">
        <w:r w:rsidRPr="00FF1652" w:rsidDel="00FF1652">
          <w:rPr>
            <w:rFonts w:ascii="Arial" w:hAnsi="Arial" w:cs="Arial"/>
            <w:b/>
            <w:bCs/>
            <w:color w:val="000000"/>
            <w:lang w:val="it-IT" w:eastAsia="it-IT"/>
          </w:rPr>
          <w:delText>3</w:delText>
        </w:r>
      </w:del>
      <w:r w:rsidRPr="00FF1652">
        <w:rPr>
          <w:rFonts w:ascii="Arial" w:hAnsi="Arial" w:cs="Arial"/>
          <w:b/>
          <w:bCs/>
          <w:color w:val="000000"/>
          <w:lang w:val="it-IT" w:eastAsia="it-IT"/>
        </w:rPr>
        <w:t>)</w:t>
      </w:r>
    </w:p>
    <w:p w:rsidR="00E4636F" w:rsidRPr="00FF1652" w:rsidRDefault="00342F37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ins w:id="953" w:author="Stefano Florio" w:date="2019-01-20T18:47:00Z"/>
          <w:rFonts w:ascii="Arial" w:hAnsi="Arial" w:cs="Arial"/>
          <w:b/>
          <w:lang w:val="it-IT"/>
        </w:rPr>
      </w:pPr>
      <w:del w:id="954" w:author="Stefano Florio" w:date="2019-01-20T18:51:00Z">
        <w:r w:rsidRPr="00FF1652" w:rsidDel="00FF1652">
          <w:rPr>
            <w:rFonts w:ascii="Arial" w:hAnsi="Arial" w:cs="Arial"/>
            <w:b/>
            <w:lang w:val="it-IT"/>
          </w:rPr>
          <w:delText>Scambio Feedback</w:delText>
        </w:r>
        <w:r w:rsidRPr="00FF1652" w:rsidDel="00FF1652">
          <w:rPr>
            <w:rFonts w:ascii="Arial" w:hAnsi="Arial" w:cs="Arial"/>
            <w:b/>
            <w:lang w:val="it-IT"/>
            <w:rPrChange w:id="955" w:author="Stefano Florio" w:date="2019-01-20T18:51:00Z">
              <w:rPr>
                <w:rFonts w:ascii="Arial" w:hAnsi="Arial" w:cs="Arial"/>
                <w:lang w:val="it-IT"/>
              </w:rPr>
            </w:rPrChange>
          </w:rPr>
          <w:delText xml:space="preserve"> </w:delText>
        </w:r>
        <w:r w:rsidR="00E60483" w:rsidRPr="00FF1652" w:rsidDel="00FF1652">
          <w:rPr>
            <w:rFonts w:ascii="Arial" w:hAnsi="Arial" w:cs="Arial"/>
            <w:b/>
            <w:lang w:val="it-IT"/>
          </w:rPr>
          <w:delText>(2)</w:delText>
        </w:r>
      </w:del>
    </w:p>
    <w:p w:rsidR="00FF1652" w:rsidRPr="00FF1652" w:rsidDel="00FF1652" w:rsidRDefault="00FF1652" w:rsidP="00BB52C8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del w:id="956" w:author="Stefano Florio" w:date="2019-01-20T18:52:00Z"/>
          <w:rFonts w:ascii="Arial" w:hAnsi="Arial" w:cs="Arial"/>
          <w:b/>
          <w:lang w:val="it-IT"/>
          <w:rPrChange w:id="957" w:author="Stefano Florio" w:date="2019-01-20T18:50:00Z">
            <w:rPr>
              <w:del w:id="958" w:author="Stefano Florio" w:date="2019-01-20T18:52:00Z"/>
              <w:lang w:val="it-IT"/>
            </w:rPr>
          </w:rPrChange>
        </w:rPr>
      </w:pPr>
    </w:p>
    <w:p w:rsidR="00E60483" w:rsidRDefault="00E60483" w:rsidP="00E60483">
      <w:pPr>
        <w:widowControl w:val="0"/>
        <w:shd w:val="clear" w:color="auto" w:fill="FFFFFF"/>
        <w:autoSpaceDE w:val="0"/>
        <w:autoSpaceDN w:val="0"/>
        <w:adjustRightInd w:val="0"/>
        <w:ind w:left="720"/>
        <w:rPr>
          <w:lang w:val="it-IT"/>
        </w:rPr>
      </w:pPr>
    </w:p>
    <w:p w:rsidR="005A0A8B" w:rsidRDefault="005A0A8B" w:rsidP="00E60483">
      <w:pPr>
        <w:widowControl w:val="0"/>
        <w:shd w:val="clear" w:color="auto" w:fill="FFFFFF"/>
        <w:autoSpaceDE w:val="0"/>
        <w:autoSpaceDN w:val="0"/>
        <w:adjustRightInd w:val="0"/>
        <w:ind w:left="720"/>
        <w:rPr>
          <w:lang w:val="it-IT"/>
        </w:rPr>
      </w:pPr>
    </w:p>
    <w:p w:rsidR="005A0A8B" w:rsidRDefault="005A0A8B" w:rsidP="00E60483">
      <w:pPr>
        <w:widowControl w:val="0"/>
        <w:shd w:val="clear" w:color="auto" w:fill="FFFFFF"/>
        <w:autoSpaceDE w:val="0"/>
        <w:autoSpaceDN w:val="0"/>
        <w:adjustRightInd w:val="0"/>
        <w:ind w:left="720"/>
        <w:rPr>
          <w:lang w:val="it-IT"/>
        </w:rPr>
      </w:pPr>
    </w:p>
    <w:p w:rsidR="005A0A8B" w:rsidRDefault="005A0A8B" w:rsidP="00E60483">
      <w:pPr>
        <w:widowControl w:val="0"/>
        <w:shd w:val="clear" w:color="auto" w:fill="FFFFFF"/>
        <w:autoSpaceDE w:val="0"/>
        <w:autoSpaceDN w:val="0"/>
        <w:adjustRightInd w:val="0"/>
        <w:ind w:left="720"/>
        <w:rPr>
          <w:lang w:val="it-IT"/>
        </w:rPr>
      </w:pPr>
    </w:p>
    <w:p w:rsidR="00E60483" w:rsidRPr="00E60483" w:rsidRDefault="00E60483" w:rsidP="00E60483">
      <w:pPr>
        <w:widowControl w:val="0"/>
        <w:shd w:val="clear" w:color="auto" w:fill="FFFFFF"/>
        <w:autoSpaceDE w:val="0"/>
        <w:autoSpaceDN w:val="0"/>
        <w:adjustRightInd w:val="0"/>
        <w:ind w:left="720"/>
        <w:rPr>
          <w:lang w:val="it-IT"/>
        </w:rPr>
      </w:pPr>
    </w:p>
    <w:p w:rsidR="00FF1652" w:rsidRDefault="00FF1652" w:rsidP="00E60483">
      <w:pPr>
        <w:pStyle w:val="Titolo"/>
        <w:spacing w:line="276" w:lineRule="auto"/>
        <w:rPr>
          <w:ins w:id="959" w:author="Stefano Florio" w:date="2019-01-20T18:53:00Z"/>
          <w:noProof/>
        </w:rPr>
      </w:pPr>
    </w:p>
    <w:p w:rsidR="00FF1652" w:rsidRDefault="00FF1652" w:rsidP="00E60483">
      <w:pPr>
        <w:pStyle w:val="Titolo"/>
        <w:spacing w:line="276" w:lineRule="auto"/>
        <w:rPr>
          <w:ins w:id="960" w:author="Stefano Florio" w:date="2019-01-20T18:53:00Z"/>
          <w:noProof/>
        </w:rPr>
      </w:pPr>
    </w:p>
    <w:p w:rsidR="00FF1652" w:rsidRDefault="00FF1652" w:rsidP="00E60483">
      <w:pPr>
        <w:pStyle w:val="Titolo"/>
        <w:spacing w:line="276" w:lineRule="auto"/>
        <w:rPr>
          <w:ins w:id="961" w:author="Stefano Florio" w:date="2019-01-20T18:53:00Z"/>
          <w:noProof/>
        </w:rPr>
      </w:pPr>
    </w:p>
    <w:p w:rsidR="00FF1652" w:rsidRDefault="00FF1652" w:rsidP="00E60483">
      <w:pPr>
        <w:pStyle w:val="Titolo"/>
        <w:spacing w:line="276" w:lineRule="auto"/>
        <w:rPr>
          <w:ins w:id="962" w:author="Stefano Florio" w:date="2019-01-20T18:53:00Z"/>
          <w:noProof/>
        </w:rPr>
      </w:pPr>
    </w:p>
    <w:p w:rsidR="00FF1652" w:rsidRDefault="00FF1652" w:rsidP="00E60483">
      <w:pPr>
        <w:pStyle w:val="Titolo"/>
        <w:spacing w:line="276" w:lineRule="auto"/>
        <w:rPr>
          <w:ins w:id="963" w:author="Stefano Florio" w:date="2019-01-20T18:53:00Z"/>
          <w:noProof/>
        </w:rPr>
      </w:pPr>
    </w:p>
    <w:p w:rsidR="00FF1652" w:rsidRDefault="00FF1652" w:rsidP="00E60483">
      <w:pPr>
        <w:pStyle w:val="Titolo"/>
        <w:spacing w:line="276" w:lineRule="auto"/>
        <w:rPr>
          <w:ins w:id="964" w:author="Stefano Florio" w:date="2019-01-20T22:28:00Z"/>
          <w:noProof/>
        </w:rPr>
      </w:pPr>
    </w:p>
    <w:p w:rsidR="00C902A8" w:rsidRPr="00C902A8" w:rsidRDefault="00C902A8" w:rsidP="00C902A8">
      <w:pPr>
        <w:rPr>
          <w:ins w:id="965" w:author="Stefano Florio" w:date="2019-01-20T18:53:00Z"/>
          <w:rPrChange w:id="966" w:author="Stefano Florio" w:date="2019-01-20T22:28:00Z">
            <w:rPr>
              <w:ins w:id="967" w:author="Stefano Florio" w:date="2019-01-20T18:53:00Z"/>
              <w:noProof/>
            </w:rPr>
          </w:rPrChange>
        </w:rPr>
        <w:pPrChange w:id="968" w:author="Stefano Florio" w:date="2019-01-20T22:28:00Z">
          <w:pPr>
            <w:pStyle w:val="Titolo"/>
            <w:spacing w:line="276" w:lineRule="auto"/>
          </w:pPr>
        </w:pPrChange>
      </w:pPr>
    </w:p>
    <w:p w:rsidR="00E60483" w:rsidRDefault="00BD56BD" w:rsidP="00E60483">
      <w:pPr>
        <w:pStyle w:val="Titolo"/>
        <w:spacing w:line="276" w:lineRule="auto"/>
        <w:rPr>
          <w:rStyle w:val="Enfasiintensa"/>
          <w:sz w:val="28"/>
        </w:rPr>
      </w:pPr>
      <w:r>
        <w:rPr>
          <w:noProof/>
        </w:rPr>
        <w:lastRenderedPageBreak/>
        <w:t>B</w:t>
      </w:r>
      <w:r w:rsidR="0047226A">
        <w:rPr>
          <w:noProof/>
        </w:rPr>
        <w:t>. Software Architecture</w:t>
      </w:r>
      <w:r w:rsidR="00ED25DB">
        <w:rPr>
          <w:noProof/>
        </w:rPr>
        <w:t xml:space="preserve"> </w:t>
      </w:r>
      <w:r w:rsidR="000157E0">
        <w:rPr>
          <w:noProof/>
        </w:rPr>
        <w:br/>
      </w:r>
    </w:p>
    <w:p w:rsidR="000157E0" w:rsidRDefault="009131BF" w:rsidP="00E60483">
      <w:pPr>
        <w:pStyle w:val="Titolo"/>
        <w:spacing w:line="276" w:lineRule="auto"/>
        <w:rPr>
          <w:rStyle w:val="Enfasiintensa"/>
          <w:sz w:val="28"/>
        </w:rPr>
      </w:pPr>
      <w:r w:rsidRPr="000157E0">
        <w:rPr>
          <w:rStyle w:val="Enfasiintensa"/>
          <w:sz w:val="28"/>
        </w:rPr>
        <w:t xml:space="preserve">C.1The static view of the system: Component Diagram </w:t>
      </w:r>
    </w:p>
    <w:p w:rsidR="005A0A8B" w:rsidRPr="005A0A8B" w:rsidRDefault="005A0A8B" w:rsidP="005A0A8B">
      <w:pPr>
        <w:rPr>
          <w:rFonts w:ascii="Arial" w:hAnsi="Arial" w:cs="Arial"/>
          <w:b/>
          <w:lang w:val="it-IT"/>
        </w:rPr>
      </w:pPr>
      <w:r w:rsidRPr="005A0A8B">
        <w:rPr>
          <w:rFonts w:ascii="Arial" w:hAnsi="Arial" w:cs="Arial"/>
          <w:b/>
          <w:lang w:val="it-IT"/>
        </w:rPr>
        <w:t>CD1-Sistema Completo</w:t>
      </w:r>
    </w:p>
    <w:p w:rsidR="005A0A8B" w:rsidRPr="005A0A8B" w:rsidRDefault="005A0A8B" w:rsidP="005A0A8B">
      <w:pPr>
        <w:rPr>
          <w:rFonts w:ascii="Arial" w:hAnsi="Arial" w:cs="Arial"/>
          <w:lang w:val="it-IT"/>
        </w:rPr>
      </w:pPr>
      <w:r w:rsidRPr="005A0A8B">
        <w:rPr>
          <w:rFonts w:ascii="Arial" w:hAnsi="Arial" w:cs="Arial"/>
          <w:lang w:val="it-IT"/>
        </w:rPr>
        <w:t xml:space="preserve">La parte fondamentale è il componente </w:t>
      </w:r>
      <w:proofErr w:type="spellStart"/>
      <w:r w:rsidRPr="005A0A8B">
        <w:rPr>
          <w:rFonts w:ascii="Arial" w:hAnsi="Arial" w:cs="Arial"/>
          <w:lang w:val="it-IT"/>
        </w:rPr>
        <w:t>CalcoloPriorità</w:t>
      </w:r>
      <w:proofErr w:type="spellEnd"/>
      <w:r w:rsidRPr="005A0A8B">
        <w:rPr>
          <w:rFonts w:ascii="Arial" w:hAnsi="Arial" w:cs="Arial"/>
          <w:lang w:val="it-IT"/>
        </w:rPr>
        <w:t xml:space="preserve">, il quale, assieme a </w:t>
      </w:r>
      <w:proofErr w:type="spellStart"/>
      <w:r w:rsidRPr="005A0A8B">
        <w:rPr>
          <w:rFonts w:ascii="Arial" w:hAnsi="Arial" w:cs="Arial"/>
          <w:lang w:val="it-IT"/>
        </w:rPr>
        <w:t>CalcoloPericolo</w:t>
      </w:r>
      <w:proofErr w:type="spellEnd"/>
      <w:r w:rsidRPr="005A0A8B">
        <w:rPr>
          <w:rFonts w:ascii="Arial" w:hAnsi="Arial" w:cs="Arial"/>
          <w:lang w:val="it-IT"/>
        </w:rPr>
        <w:t xml:space="preserve">, permettono di assegnare ad ogni area visibile nella Dashboard il giusto livello di allerta, analizzando i dati rilevati dai sensori. La Dashboard fornisce una </w:t>
      </w:r>
      <w:proofErr w:type="spellStart"/>
      <w:r w:rsidRPr="005A0A8B">
        <w:rPr>
          <w:rFonts w:ascii="Arial" w:hAnsi="Arial" w:cs="Arial"/>
          <w:lang w:val="it-IT"/>
        </w:rPr>
        <w:t>View</w:t>
      </w:r>
      <w:proofErr w:type="spellEnd"/>
      <w:r w:rsidRPr="005A0A8B">
        <w:rPr>
          <w:rFonts w:ascii="Arial" w:hAnsi="Arial" w:cs="Arial"/>
          <w:lang w:val="it-IT"/>
        </w:rPr>
        <w:t xml:space="preserve"> adatta al tipo di Gestore connesso.</w:t>
      </w:r>
    </w:p>
    <w:p w:rsidR="005A0A8B" w:rsidRPr="005A0A8B" w:rsidDel="00FF1652" w:rsidRDefault="005A0A8B" w:rsidP="005A0A8B">
      <w:pPr>
        <w:rPr>
          <w:del w:id="969" w:author="Stefano Florio" w:date="2019-01-20T18:53:00Z"/>
          <w:rFonts w:ascii="Arial" w:hAnsi="Arial" w:cs="Arial"/>
          <w:lang w:val="it-IT"/>
        </w:rPr>
      </w:pPr>
    </w:p>
    <w:p w:rsidR="005A0A8B" w:rsidRPr="005A0A8B" w:rsidDel="00952A93" w:rsidRDefault="005A0A8B" w:rsidP="005A0A8B">
      <w:pPr>
        <w:rPr>
          <w:del w:id="970" w:author="Enrico Monte" w:date="2019-01-19T18:48:00Z"/>
          <w:rFonts w:ascii="Arial" w:hAnsi="Arial" w:cs="Arial"/>
          <w:b/>
          <w:lang w:val="it-IT"/>
        </w:rPr>
      </w:pPr>
      <w:del w:id="971" w:author="Enrico Monte" w:date="2019-01-19T18:48:00Z">
        <w:r w:rsidRPr="005A0A8B" w:rsidDel="00952A93">
          <w:rPr>
            <w:rFonts w:ascii="Arial" w:hAnsi="Arial" w:cs="Arial"/>
            <w:b/>
            <w:lang w:val="it-IT"/>
          </w:rPr>
          <w:delText>CD2-Feedback System</w:delText>
        </w:r>
      </w:del>
    </w:p>
    <w:p w:rsidR="005A0A8B" w:rsidDel="00952A93" w:rsidRDefault="005A0A8B" w:rsidP="005A0A8B">
      <w:pPr>
        <w:rPr>
          <w:del w:id="972" w:author="Enrico Monte" w:date="2019-01-19T18:48:00Z"/>
          <w:rFonts w:ascii="Arial" w:hAnsi="Arial" w:cs="Arial"/>
          <w:lang w:val="it-IT"/>
        </w:rPr>
      </w:pPr>
      <w:del w:id="973" w:author="Enrico Monte" w:date="2019-01-19T18:48:00Z">
        <w:r w:rsidRPr="005A0A8B" w:rsidDel="00952A93">
          <w:rPr>
            <w:rFonts w:ascii="Arial" w:hAnsi="Arial" w:cs="Arial"/>
            <w:lang w:val="it-IT"/>
          </w:rPr>
          <w:delText>Il Feedback System è un sistema di notifiche integrato nella Dashboard che consente l’interazione tra i vari Gestori; in questo modo un Gestore a un livello più alto può sollecitare un Gestore al livello inferiore affinché risolva un problema nell’area.</w:delText>
        </w:r>
      </w:del>
    </w:p>
    <w:p w:rsidR="00510981" w:rsidRDefault="00510981" w:rsidP="005A0A8B">
      <w:pPr>
        <w:rPr>
          <w:rFonts w:ascii="Arial" w:hAnsi="Arial" w:cs="Arial"/>
          <w:lang w:val="it-IT"/>
        </w:rPr>
      </w:pPr>
    </w:p>
    <w:p w:rsidR="00DD7C24" w:rsidRPr="000D6A8D" w:rsidDel="00FF1652" w:rsidRDefault="00DD7C24" w:rsidP="00DD7C24">
      <w:pPr>
        <w:rPr>
          <w:del w:id="974" w:author="Stefano Florio" w:date="2019-01-20T18:53:00Z"/>
          <w:rFonts w:ascii="Arial" w:hAnsi="Arial" w:cs="Arial"/>
          <w:b/>
          <w:lang w:val="it-IT"/>
        </w:rPr>
      </w:pPr>
    </w:p>
    <w:p w:rsidR="00905FB1" w:rsidDel="00FF1652" w:rsidRDefault="00905FB1" w:rsidP="00DD7C24">
      <w:pPr>
        <w:rPr>
          <w:del w:id="975" w:author="Stefano Florio" w:date="2019-01-20T18:53:00Z"/>
          <w:lang w:val="it-IT"/>
        </w:rPr>
      </w:pPr>
    </w:p>
    <w:p w:rsidR="00905FB1" w:rsidDel="00FF1652" w:rsidRDefault="00905FB1" w:rsidP="00DD7C24">
      <w:pPr>
        <w:rPr>
          <w:del w:id="976" w:author="Stefano Florio" w:date="2019-01-20T18:53:00Z"/>
          <w:lang w:val="it-IT"/>
        </w:rPr>
      </w:pPr>
    </w:p>
    <w:p w:rsidR="00905FB1" w:rsidDel="00FF1652" w:rsidRDefault="00905FB1" w:rsidP="00DD7C24">
      <w:pPr>
        <w:rPr>
          <w:del w:id="977" w:author="Stefano Florio" w:date="2019-01-20T18:53:00Z"/>
          <w:lang w:val="it-IT"/>
        </w:rPr>
      </w:pPr>
    </w:p>
    <w:p w:rsidR="00905FB1" w:rsidDel="00FF1652" w:rsidRDefault="00905FB1" w:rsidP="00DD7C24">
      <w:pPr>
        <w:rPr>
          <w:del w:id="978" w:author="Stefano Florio" w:date="2019-01-20T18:53:00Z"/>
          <w:lang w:val="it-IT"/>
        </w:rPr>
      </w:pPr>
    </w:p>
    <w:p w:rsidR="00905FB1" w:rsidDel="00FF1652" w:rsidRDefault="00905FB1" w:rsidP="00DD7C24">
      <w:pPr>
        <w:rPr>
          <w:ins w:id="979" w:author="Enrico Monte" w:date="2019-01-19T18:49:00Z"/>
          <w:del w:id="980" w:author="Stefano Florio" w:date="2019-01-20T18:53:00Z"/>
          <w:lang w:val="it-IT"/>
        </w:rPr>
      </w:pPr>
    </w:p>
    <w:p w:rsidR="00952A93" w:rsidDel="00FF1652" w:rsidRDefault="00952A93" w:rsidP="00DD7C24">
      <w:pPr>
        <w:rPr>
          <w:ins w:id="981" w:author="Enrico Monte" w:date="2019-01-19T18:49:00Z"/>
          <w:del w:id="982" w:author="Stefano Florio" w:date="2019-01-20T18:53:00Z"/>
          <w:lang w:val="it-IT"/>
        </w:rPr>
      </w:pPr>
    </w:p>
    <w:p w:rsidR="00952A93" w:rsidDel="00FF1652" w:rsidRDefault="00952A93" w:rsidP="00DD7C24">
      <w:pPr>
        <w:rPr>
          <w:ins w:id="983" w:author="Enrico Monte" w:date="2019-01-19T18:49:00Z"/>
          <w:del w:id="984" w:author="Stefano Florio" w:date="2019-01-20T18:53:00Z"/>
          <w:lang w:val="it-IT"/>
        </w:rPr>
      </w:pPr>
    </w:p>
    <w:p w:rsidR="00952A93" w:rsidDel="00FF1652" w:rsidRDefault="00952A93" w:rsidP="00DD7C24">
      <w:pPr>
        <w:rPr>
          <w:ins w:id="985" w:author="Enrico Monte" w:date="2019-01-19T18:49:00Z"/>
          <w:del w:id="986" w:author="Stefano Florio" w:date="2019-01-20T18:53:00Z"/>
          <w:lang w:val="it-IT"/>
        </w:rPr>
      </w:pPr>
    </w:p>
    <w:p w:rsidR="00952A93" w:rsidDel="00FF1652" w:rsidRDefault="00952A93" w:rsidP="00DD7C24">
      <w:pPr>
        <w:rPr>
          <w:ins w:id="987" w:author="Enrico Monte" w:date="2019-01-19T18:49:00Z"/>
          <w:del w:id="988" w:author="Stefano Florio" w:date="2019-01-20T18:53:00Z"/>
          <w:lang w:val="it-IT"/>
        </w:rPr>
      </w:pPr>
    </w:p>
    <w:p w:rsidR="00952A93" w:rsidDel="00FF1652" w:rsidRDefault="00952A93" w:rsidP="00DD7C24">
      <w:pPr>
        <w:rPr>
          <w:del w:id="989" w:author="Stefano Florio" w:date="2019-01-20T18:53:00Z"/>
          <w:lang w:val="it-IT"/>
        </w:rPr>
      </w:pPr>
    </w:p>
    <w:p w:rsidR="00905FB1" w:rsidRPr="00FB541D" w:rsidRDefault="00905FB1" w:rsidP="00DD7C24">
      <w:pPr>
        <w:rPr>
          <w:lang w:val="it-IT"/>
        </w:rPr>
      </w:pPr>
    </w:p>
    <w:p w:rsidR="00AC6DF4" w:rsidRPr="00C37553" w:rsidRDefault="009131BF" w:rsidP="00C37553">
      <w:pPr>
        <w:pStyle w:val="Titolo"/>
        <w:spacing w:line="360" w:lineRule="auto"/>
        <w:rPr>
          <w:b/>
          <w:bCs/>
          <w:i/>
          <w:iCs/>
          <w:color w:val="4F81BD"/>
          <w:sz w:val="28"/>
        </w:rPr>
      </w:pPr>
      <w:r w:rsidRPr="000157E0">
        <w:rPr>
          <w:rStyle w:val="Enfasiintensa"/>
          <w:sz w:val="28"/>
        </w:rPr>
        <w:t>C.2 The dynamic vie</w:t>
      </w:r>
      <w:r w:rsidR="000157E0">
        <w:rPr>
          <w:rStyle w:val="Enfasiintensa"/>
          <w:sz w:val="28"/>
        </w:rPr>
        <w:t>w of the software architecture</w:t>
      </w:r>
      <w:r w:rsidRPr="000157E0">
        <w:rPr>
          <w:rStyle w:val="Enfasiintensa"/>
          <w:sz w:val="28"/>
        </w:rPr>
        <w:t>: Sequence Diagram</w:t>
      </w:r>
    </w:p>
    <w:p w:rsidR="00FF1652" w:rsidRPr="00FF1652" w:rsidRDefault="00FF1652" w:rsidP="00FF1652">
      <w:pPr>
        <w:rPr>
          <w:ins w:id="990" w:author="Stefano Florio" w:date="2019-01-20T18:55:00Z"/>
          <w:rFonts w:ascii="Arial" w:hAnsi="Arial" w:cs="Arial"/>
          <w:b/>
          <w:noProof/>
          <w:lang w:val="it-IT"/>
          <w:rPrChange w:id="991" w:author="Stefano Florio" w:date="2019-01-20T19:00:00Z">
            <w:rPr>
              <w:ins w:id="992" w:author="Stefano Florio" w:date="2019-01-20T18:55:00Z"/>
              <w:b/>
              <w:noProof/>
            </w:rPr>
          </w:rPrChange>
        </w:rPr>
      </w:pPr>
      <w:ins w:id="993" w:author="Stefano Florio" w:date="2019-01-20T18:55:00Z">
        <w:r w:rsidRPr="00FF1652">
          <w:rPr>
            <w:rFonts w:ascii="Arial" w:hAnsi="Arial" w:cs="Arial"/>
            <w:b/>
            <w:noProof/>
            <w:lang w:val="it-IT"/>
            <w:rPrChange w:id="994" w:author="Stefano Florio" w:date="2019-01-20T19:00:00Z">
              <w:rPr>
                <w:b/>
                <w:noProof/>
              </w:rPr>
            </w:rPrChange>
          </w:rPr>
          <w:t>SD</w:t>
        </w:r>
      </w:ins>
      <w:ins w:id="995" w:author="Stefano Florio" w:date="2019-01-20T18:58:00Z">
        <w:r w:rsidRPr="00FF1652">
          <w:rPr>
            <w:rFonts w:ascii="Arial" w:hAnsi="Arial" w:cs="Arial"/>
            <w:b/>
            <w:noProof/>
            <w:lang w:val="it-IT"/>
            <w:rPrChange w:id="996" w:author="Stefano Florio" w:date="2019-01-20T19:00:00Z">
              <w:rPr>
                <w:b/>
                <w:noProof/>
                <w:lang w:val="it-IT"/>
              </w:rPr>
            </w:rPrChange>
          </w:rPr>
          <w:t>1-</w:t>
        </w:r>
      </w:ins>
      <w:ins w:id="997" w:author="Stefano Florio" w:date="2019-01-20T18:55:00Z">
        <w:r w:rsidRPr="00FF1652">
          <w:rPr>
            <w:rFonts w:ascii="Arial" w:hAnsi="Arial" w:cs="Arial"/>
            <w:b/>
            <w:noProof/>
            <w:lang w:val="it-IT"/>
            <w:rPrChange w:id="998" w:author="Stefano Florio" w:date="2019-01-20T19:00:00Z">
              <w:rPr>
                <w:b/>
                <w:noProof/>
              </w:rPr>
            </w:rPrChange>
          </w:rPr>
          <w:t>Aggiornamento dati</w:t>
        </w:r>
      </w:ins>
    </w:p>
    <w:p w:rsidR="00FF1652" w:rsidRPr="00FF1652" w:rsidRDefault="00FF1652" w:rsidP="00FF1652">
      <w:pPr>
        <w:rPr>
          <w:ins w:id="999" w:author="Stefano Florio" w:date="2019-01-20T18:55:00Z"/>
          <w:rFonts w:ascii="Arial" w:hAnsi="Arial" w:cs="Arial"/>
          <w:noProof/>
          <w:lang w:val="it-IT"/>
          <w:rPrChange w:id="1000" w:author="Stefano Florio" w:date="2019-01-20T19:00:00Z">
            <w:rPr>
              <w:ins w:id="1001" w:author="Stefano Florio" w:date="2019-01-20T18:55:00Z"/>
              <w:noProof/>
            </w:rPr>
          </w:rPrChange>
        </w:rPr>
      </w:pPr>
      <w:ins w:id="1002" w:author="Stefano Florio" w:date="2019-01-20T18:55:00Z">
        <w:r w:rsidRPr="00FF1652">
          <w:rPr>
            <w:rFonts w:ascii="Arial" w:hAnsi="Arial" w:cs="Arial"/>
            <w:noProof/>
            <w:lang w:val="it-IT"/>
            <w:rPrChange w:id="1003" w:author="Stefano Florio" w:date="2019-01-20T19:00:00Z">
              <w:rPr>
                <w:noProof/>
              </w:rPr>
            </w:rPrChange>
          </w:rPr>
          <w:t>Il ControllerEdificio richiede un aggiornamento dei dati da visualizzare.</w:t>
        </w:r>
      </w:ins>
    </w:p>
    <w:p w:rsidR="00FF1652" w:rsidRPr="00FF1652" w:rsidRDefault="00FF1652" w:rsidP="00FF1652">
      <w:pPr>
        <w:rPr>
          <w:ins w:id="1004" w:author="Stefano Florio" w:date="2019-01-20T18:58:00Z"/>
          <w:rFonts w:ascii="Arial" w:hAnsi="Arial" w:cs="Arial"/>
          <w:noProof/>
          <w:lang w:val="it-IT"/>
          <w:rPrChange w:id="1005" w:author="Stefano Florio" w:date="2019-01-20T19:00:00Z">
            <w:rPr>
              <w:ins w:id="1006" w:author="Stefano Florio" w:date="2019-01-20T18:58:00Z"/>
              <w:noProof/>
              <w:lang w:val="it-IT"/>
            </w:rPr>
          </w:rPrChange>
        </w:rPr>
      </w:pPr>
      <w:ins w:id="1007" w:author="Stefano Florio" w:date="2019-01-20T18:55:00Z">
        <w:r w:rsidRPr="00FF1652">
          <w:rPr>
            <w:rFonts w:ascii="Arial" w:hAnsi="Arial" w:cs="Arial"/>
            <w:noProof/>
            <w:lang w:val="it-IT"/>
            <w:rPrChange w:id="1008" w:author="Stefano Florio" w:date="2019-01-20T19:00:00Z">
              <w:rPr>
                <w:noProof/>
              </w:rPr>
            </w:rPrChange>
          </w:rPr>
          <w:t>Il CheckPriorityRoom richiede i dati dei sensori dal Database, viene fatto il calcolo della priorità e segnalati eventuali pericoli.</w:t>
        </w:r>
      </w:ins>
    </w:p>
    <w:p w:rsidR="00FF1652" w:rsidRPr="00FF1652" w:rsidRDefault="00FF1652" w:rsidP="00FF1652">
      <w:pPr>
        <w:rPr>
          <w:ins w:id="1009" w:author="Stefano Florio" w:date="2019-01-20T18:55:00Z"/>
          <w:rFonts w:ascii="Arial" w:hAnsi="Arial" w:cs="Arial"/>
          <w:noProof/>
          <w:lang w:val="it-IT"/>
          <w:rPrChange w:id="1010" w:author="Stefano Florio" w:date="2019-01-20T19:00:00Z">
            <w:rPr>
              <w:ins w:id="1011" w:author="Stefano Florio" w:date="2019-01-20T18:55:00Z"/>
              <w:noProof/>
            </w:rPr>
          </w:rPrChange>
        </w:rPr>
      </w:pPr>
    </w:p>
    <w:p w:rsidR="00FF1652" w:rsidRPr="00FF1652" w:rsidRDefault="00FF1652" w:rsidP="00FF1652">
      <w:pPr>
        <w:rPr>
          <w:ins w:id="1012" w:author="Stefano Florio" w:date="2019-01-20T18:59:00Z"/>
          <w:rFonts w:ascii="Arial" w:hAnsi="Arial" w:cs="Arial"/>
          <w:b/>
          <w:lang w:val="it-IT"/>
          <w:rPrChange w:id="1013" w:author="Stefano Florio" w:date="2019-01-20T19:00:00Z">
            <w:rPr>
              <w:ins w:id="1014" w:author="Stefano Florio" w:date="2019-01-20T18:59:00Z"/>
              <w:b/>
              <w:lang w:val="it-IT"/>
            </w:rPr>
          </w:rPrChange>
        </w:rPr>
      </w:pPr>
      <w:ins w:id="1015" w:author="Stefano Florio" w:date="2019-01-20T18:59:00Z">
        <w:r w:rsidRPr="00FF1652">
          <w:rPr>
            <w:rFonts w:ascii="Arial" w:hAnsi="Arial" w:cs="Arial"/>
            <w:b/>
            <w:lang w:val="it-IT"/>
            <w:rPrChange w:id="1016" w:author="Stefano Florio" w:date="2019-01-20T19:00:00Z">
              <w:rPr>
                <w:b/>
                <w:lang w:val="it-IT"/>
              </w:rPr>
            </w:rPrChange>
          </w:rPr>
          <w:t>SD2-Settaggio Valori</w:t>
        </w:r>
      </w:ins>
    </w:p>
    <w:p w:rsidR="00FF1652" w:rsidRPr="00FF1652" w:rsidRDefault="00FF1652" w:rsidP="00FF1652">
      <w:pPr>
        <w:rPr>
          <w:ins w:id="1017" w:author="Stefano Florio" w:date="2019-01-20T18:59:00Z"/>
          <w:rFonts w:ascii="Arial" w:hAnsi="Arial" w:cs="Arial"/>
          <w:lang w:val="it-IT"/>
          <w:rPrChange w:id="1018" w:author="Stefano Florio" w:date="2019-01-20T19:00:00Z">
            <w:rPr>
              <w:ins w:id="1019" w:author="Stefano Florio" w:date="2019-01-20T18:59:00Z"/>
              <w:lang w:val="it-IT"/>
            </w:rPr>
          </w:rPrChange>
        </w:rPr>
      </w:pPr>
      <w:ins w:id="1020" w:author="Stefano Florio" w:date="2019-01-20T18:59:00Z">
        <w:r w:rsidRPr="00FF1652">
          <w:rPr>
            <w:rFonts w:ascii="Arial" w:hAnsi="Arial" w:cs="Arial"/>
            <w:lang w:val="it-IT"/>
            <w:rPrChange w:id="1021" w:author="Stefano Florio" w:date="2019-01-20T19:00:00Z">
              <w:rPr>
                <w:lang w:val="it-IT"/>
              </w:rPr>
            </w:rPrChange>
          </w:rPr>
          <w:t xml:space="preserve">Il </w:t>
        </w:r>
        <w:proofErr w:type="spellStart"/>
        <w:r w:rsidRPr="00FF1652">
          <w:rPr>
            <w:rFonts w:ascii="Arial" w:hAnsi="Arial" w:cs="Arial"/>
            <w:lang w:val="it-IT"/>
            <w:rPrChange w:id="1022" w:author="Stefano Florio" w:date="2019-01-20T19:00:00Z">
              <w:rPr>
                <w:lang w:val="it-IT"/>
              </w:rPr>
            </w:rPrChange>
          </w:rPr>
          <w:t>GestoreEdificio</w:t>
        </w:r>
        <w:proofErr w:type="spellEnd"/>
        <w:r w:rsidRPr="00FF1652">
          <w:rPr>
            <w:rFonts w:ascii="Arial" w:hAnsi="Arial" w:cs="Arial"/>
            <w:lang w:val="it-IT"/>
            <w:rPrChange w:id="1023" w:author="Stefano Florio" w:date="2019-01-20T19:00:00Z">
              <w:rPr>
                <w:lang w:val="it-IT"/>
              </w:rPr>
            </w:rPrChange>
          </w:rPr>
          <w:t xml:space="preserve"> può settare il MIN VALUE e MAX VALUE per i sensori dell’edificio a lui assegnato.</w:t>
        </w:r>
      </w:ins>
    </w:p>
    <w:p w:rsidR="00FF1652" w:rsidRPr="00FF1652" w:rsidRDefault="00FF1652" w:rsidP="00FF1652">
      <w:pPr>
        <w:rPr>
          <w:ins w:id="1024" w:author="Stefano Florio" w:date="2019-01-20T18:59:00Z"/>
          <w:rFonts w:ascii="Arial" w:hAnsi="Arial" w:cs="Arial"/>
          <w:lang w:val="it-IT"/>
          <w:rPrChange w:id="1025" w:author="Stefano Florio" w:date="2019-01-20T19:00:00Z">
            <w:rPr>
              <w:ins w:id="1026" w:author="Stefano Florio" w:date="2019-01-20T18:59:00Z"/>
              <w:lang w:val="it-IT"/>
            </w:rPr>
          </w:rPrChange>
        </w:rPr>
      </w:pPr>
      <w:ins w:id="1027" w:author="Stefano Florio" w:date="2019-01-20T18:59:00Z">
        <w:r w:rsidRPr="00FF1652">
          <w:rPr>
            <w:rFonts w:ascii="Arial" w:hAnsi="Arial" w:cs="Arial"/>
            <w:lang w:val="it-IT"/>
            <w:rPrChange w:id="1028" w:author="Stefano Florio" w:date="2019-01-20T19:00:00Z">
              <w:rPr>
                <w:lang w:val="it-IT"/>
              </w:rPr>
            </w:rPrChange>
          </w:rPr>
          <w:t>Tali valori saranno poi inviati al Database tramite il component “</w:t>
        </w:r>
        <w:proofErr w:type="spellStart"/>
        <w:r w:rsidRPr="00FF1652">
          <w:rPr>
            <w:rFonts w:ascii="Arial" w:hAnsi="Arial" w:cs="Arial"/>
            <w:lang w:val="it-IT"/>
            <w:rPrChange w:id="1029" w:author="Stefano Florio" w:date="2019-01-20T19:00:00Z">
              <w:rPr>
                <w:lang w:val="it-IT"/>
              </w:rPr>
            </w:rPrChange>
          </w:rPr>
          <w:t>SettaggioValori</w:t>
        </w:r>
        <w:proofErr w:type="spellEnd"/>
        <w:r w:rsidRPr="00FF1652">
          <w:rPr>
            <w:rFonts w:ascii="Arial" w:hAnsi="Arial" w:cs="Arial"/>
            <w:lang w:val="it-IT"/>
            <w:rPrChange w:id="1030" w:author="Stefano Florio" w:date="2019-01-20T19:00:00Z">
              <w:rPr>
                <w:lang w:val="it-IT"/>
              </w:rPr>
            </w:rPrChange>
          </w:rPr>
          <w:t>”.</w:t>
        </w:r>
      </w:ins>
    </w:p>
    <w:p w:rsidR="00FF1652" w:rsidRPr="00FF1652" w:rsidRDefault="00FF1652" w:rsidP="00FF1652">
      <w:pPr>
        <w:rPr>
          <w:ins w:id="1031" w:author="Stefano Florio" w:date="2019-01-20T18:55:00Z"/>
          <w:rFonts w:ascii="Arial" w:hAnsi="Arial" w:cs="Arial"/>
          <w:b/>
          <w:lang w:val="it-IT"/>
          <w:rPrChange w:id="1032" w:author="Stefano Florio" w:date="2019-01-20T19:00:00Z">
            <w:rPr>
              <w:ins w:id="1033" w:author="Stefano Florio" w:date="2019-01-20T18:55:00Z"/>
              <w:b/>
            </w:rPr>
          </w:rPrChange>
        </w:rPr>
      </w:pPr>
    </w:p>
    <w:p w:rsidR="00FF1652" w:rsidRPr="00FF1652" w:rsidRDefault="00FF1652" w:rsidP="00FF1652">
      <w:pPr>
        <w:rPr>
          <w:ins w:id="1034" w:author="Stefano Florio" w:date="2019-01-20T18:55:00Z"/>
          <w:rFonts w:ascii="Arial" w:hAnsi="Arial" w:cs="Arial"/>
          <w:b/>
          <w:lang w:val="it-IT"/>
          <w:rPrChange w:id="1035" w:author="Stefano Florio" w:date="2019-01-20T19:00:00Z">
            <w:rPr>
              <w:ins w:id="1036" w:author="Stefano Florio" w:date="2019-01-20T18:55:00Z"/>
              <w:b/>
            </w:rPr>
          </w:rPrChange>
        </w:rPr>
      </w:pPr>
      <w:ins w:id="1037" w:author="Stefano Florio" w:date="2019-01-20T18:55:00Z">
        <w:r w:rsidRPr="00FF1652">
          <w:rPr>
            <w:rFonts w:ascii="Arial" w:hAnsi="Arial" w:cs="Arial"/>
            <w:b/>
            <w:lang w:val="it-IT"/>
            <w:rPrChange w:id="1038" w:author="Stefano Florio" w:date="2019-01-20T19:00:00Z">
              <w:rPr>
                <w:b/>
              </w:rPr>
            </w:rPrChange>
          </w:rPr>
          <w:t>SD</w:t>
        </w:r>
      </w:ins>
      <w:ins w:id="1039" w:author="Stefano Florio" w:date="2019-01-20T18:58:00Z">
        <w:r w:rsidRPr="00FF1652">
          <w:rPr>
            <w:rFonts w:ascii="Arial" w:hAnsi="Arial" w:cs="Arial"/>
            <w:b/>
            <w:lang w:val="it-IT"/>
            <w:rPrChange w:id="1040" w:author="Stefano Florio" w:date="2019-01-20T19:00:00Z">
              <w:rPr>
                <w:b/>
                <w:lang w:val="it-IT"/>
              </w:rPr>
            </w:rPrChange>
          </w:rPr>
          <w:t>3-</w:t>
        </w:r>
      </w:ins>
      <w:ins w:id="1041" w:author="Stefano Florio" w:date="2019-01-20T18:55:00Z">
        <w:r w:rsidRPr="00FF1652">
          <w:rPr>
            <w:rFonts w:ascii="Arial" w:hAnsi="Arial" w:cs="Arial"/>
            <w:b/>
            <w:lang w:val="it-IT"/>
            <w:rPrChange w:id="1042" w:author="Stefano Florio" w:date="2019-01-20T19:00:00Z">
              <w:rPr>
                <w:b/>
              </w:rPr>
            </w:rPrChange>
          </w:rPr>
          <w:t>Visualizza Edifici</w:t>
        </w:r>
      </w:ins>
    </w:p>
    <w:p w:rsidR="00FF1652" w:rsidRPr="00FF1652" w:rsidRDefault="00FF1652" w:rsidP="00FF1652">
      <w:pPr>
        <w:rPr>
          <w:ins w:id="1043" w:author="Stefano Florio" w:date="2019-01-20T18:55:00Z"/>
          <w:rFonts w:ascii="Arial" w:hAnsi="Arial" w:cs="Arial"/>
          <w:lang w:val="it-IT"/>
          <w:rPrChange w:id="1044" w:author="Stefano Florio" w:date="2019-01-20T19:00:00Z">
            <w:rPr>
              <w:ins w:id="1045" w:author="Stefano Florio" w:date="2019-01-20T18:55:00Z"/>
            </w:rPr>
          </w:rPrChange>
        </w:rPr>
      </w:pPr>
      <w:ins w:id="1046" w:author="Stefano Florio" w:date="2019-01-20T18:55:00Z">
        <w:r w:rsidRPr="00FF1652">
          <w:rPr>
            <w:rFonts w:ascii="Arial" w:hAnsi="Arial" w:cs="Arial"/>
            <w:lang w:val="it-IT"/>
            <w:rPrChange w:id="1047" w:author="Stefano Florio" w:date="2019-01-20T19:00:00Z">
              <w:rPr/>
            </w:rPrChange>
          </w:rPr>
          <w:t xml:space="preserve">Il </w:t>
        </w:r>
        <w:proofErr w:type="spellStart"/>
        <w:r w:rsidRPr="00FF1652">
          <w:rPr>
            <w:rFonts w:ascii="Arial" w:hAnsi="Arial" w:cs="Arial"/>
            <w:lang w:val="it-IT"/>
            <w:rPrChange w:id="1048" w:author="Stefano Florio" w:date="2019-01-20T19:00:00Z">
              <w:rPr/>
            </w:rPrChange>
          </w:rPr>
          <w:t>GestoreZona</w:t>
        </w:r>
        <w:proofErr w:type="spellEnd"/>
        <w:r w:rsidRPr="00FF1652">
          <w:rPr>
            <w:rFonts w:ascii="Arial" w:hAnsi="Arial" w:cs="Arial"/>
            <w:lang w:val="it-IT"/>
            <w:rPrChange w:id="1049" w:author="Stefano Florio" w:date="2019-01-20T19:00:00Z">
              <w:rPr/>
            </w:rPrChange>
          </w:rPr>
          <w:t>, quando entra nel sistema,  richiede implicitamente alla Dashboard la visualizzazione degli edifici a lui assegnati.</w:t>
        </w:r>
      </w:ins>
    </w:p>
    <w:p w:rsidR="00FF1652" w:rsidRPr="00FF1652" w:rsidRDefault="00FF1652" w:rsidP="00FF1652">
      <w:pPr>
        <w:rPr>
          <w:ins w:id="1050" w:author="Stefano Florio" w:date="2019-01-20T18:55:00Z"/>
          <w:rFonts w:ascii="Arial" w:hAnsi="Arial" w:cs="Arial"/>
          <w:lang w:val="it-IT"/>
          <w:rPrChange w:id="1051" w:author="Stefano Florio" w:date="2019-01-20T19:00:00Z">
            <w:rPr>
              <w:ins w:id="1052" w:author="Stefano Florio" w:date="2019-01-20T18:55:00Z"/>
            </w:rPr>
          </w:rPrChange>
        </w:rPr>
      </w:pPr>
      <w:ins w:id="1053" w:author="Stefano Florio" w:date="2019-01-20T18:55:00Z">
        <w:r w:rsidRPr="00FF1652">
          <w:rPr>
            <w:rFonts w:ascii="Arial" w:hAnsi="Arial" w:cs="Arial"/>
            <w:lang w:val="it-IT"/>
            <w:rPrChange w:id="1054" w:author="Stefano Florio" w:date="2019-01-20T19:00:00Z">
              <w:rPr/>
            </w:rPrChange>
          </w:rPr>
          <w:t xml:space="preserve">Il </w:t>
        </w:r>
        <w:proofErr w:type="spellStart"/>
        <w:r w:rsidRPr="00FF1652">
          <w:rPr>
            <w:rFonts w:ascii="Arial" w:hAnsi="Arial" w:cs="Arial"/>
            <w:lang w:val="it-IT"/>
            <w:rPrChange w:id="1055" w:author="Stefano Florio" w:date="2019-01-20T19:00:00Z">
              <w:rPr/>
            </w:rPrChange>
          </w:rPr>
          <w:t>ControllerZona</w:t>
        </w:r>
        <w:proofErr w:type="spellEnd"/>
        <w:r w:rsidRPr="00FF1652">
          <w:rPr>
            <w:rFonts w:ascii="Arial" w:hAnsi="Arial" w:cs="Arial"/>
            <w:lang w:val="it-IT"/>
            <w:rPrChange w:id="1056" w:author="Stefano Florio" w:date="2019-01-20T19:00:00Z">
              <w:rPr/>
            </w:rPrChange>
          </w:rPr>
          <w:t xml:space="preserve"> utilizza l’ ”</w:t>
        </w:r>
        <w:proofErr w:type="spellStart"/>
        <w:r w:rsidRPr="00FF1652">
          <w:rPr>
            <w:rFonts w:ascii="Arial" w:hAnsi="Arial" w:cs="Arial"/>
            <w:lang w:val="it-IT"/>
            <w:rPrChange w:id="1057" w:author="Stefano Florio" w:date="2019-01-20T19:00:00Z">
              <w:rPr/>
            </w:rPrChange>
          </w:rPr>
          <w:t>AggiornamentoDati</w:t>
        </w:r>
        <w:proofErr w:type="spellEnd"/>
        <w:r w:rsidRPr="00FF1652">
          <w:rPr>
            <w:rFonts w:ascii="Arial" w:hAnsi="Arial" w:cs="Arial"/>
            <w:lang w:val="it-IT"/>
            <w:rPrChange w:id="1058" w:author="Stefano Florio" w:date="2019-01-20T19:00:00Z">
              <w:rPr/>
            </w:rPrChange>
          </w:rPr>
          <w:t xml:space="preserve">” per ogni edificio appartenente alla zona di competenza del </w:t>
        </w:r>
        <w:proofErr w:type="spellStart"/>
        <w:r w:rsidRPr="00FF1652">
          <w:rPr>
            <w:rFonts w:ascii="Arial" w:hAnsi="Arial" w:cs="Arial"/>
            <w:lang w:val="it-IT"/>
            <w:rPrChange w:id="1059" w:author="Stefano Florio" w:date="2019-01-20T19:00:00Z">
              <w:rPr/>
            </w:rPrChange>
          </w:rPr>
          <w:t>GestoreZona</w:t>
        </w:r>
        <w:proofErr w:type="spellEnd"/>
        <w:r w:rsidRPr="00FF1652">
          <w:rPr>
            <w:rFonts w:ascii="Arial" w:hAnsi="Arial" w:cs="Arial"/>
            <w:lang w:val="it-IT"/>
            <w:rPrChange w:id="1060" w:author="Stefano Florio" w:date="2019-01-20T19:00:00Z">
              <w:rPr/>
            </w:rPrChange>
          </w:rPr>
          <w:t xml:space="preserve"> e restituisce alla Dashboard gli edifici con le relative priorità.</w:t>
        </w:r>
      </w:ins>
    </w:p>
    <w:p w:rsidR="00FF1652" w:rsidRPr="00FF1652" w:rsidRDefault="00FF1652" w:rsidP="00FF1652">
      <w:pPr>
        <w:rPr>
          <w:ins w:id="1061" w:author="Stefano Florio" w:date="2019-01-20T18:55:00Z"/>
          <w:rFonts w:ascii="Arial" w:hAnsi="Arial" w:cs="Arial"/>
          <w:b/>
          <w:lang w:val="it-IT"/>
          <w:rPrChange w:id="1062" w:author="Stefano Florio" w:date="2019-01-20T19:00:00Z">
            <w:rPr>
              <w:ins w:id="1063" w:author="Stefano Florio" w:date="2019-01-20T18:55:00Z"/>
              <w:b/>
            </w:rPr>
          </w:rPrChange>
        </w:rPr>
      </w:pPr>
    </w:p>
    <w:p w:rsidR="00FF1652" w:rsidRPr="00FF1652" w:rsidRDefault="00FF1652" w:rsidP="00FF1652">
      <w:pPr>
        <w:rPr>
          <w:ins w:id="1064" w:author="Stefano Florio" w:date="2019-01-20T18:55:00Z"/>
          <w:rFonts w:ascii="Arial" w:hAnsi="Arial" w:cs="Arial"/>
          <w:b/>
          <w:lang w:val="it-IT"/>
          <w:rPrChange w:id="1065" w:author="Stefano Florio" w:date="2019-01-20T19:00:00Z">
            <w:rPr>
              <w:ins w:id="1066" w:author="Stefano Florio" w:date="2019-01-20T18:55:00Z"/>
              <w:b/>
            </w:rPr>
          </w:rPrChange>
        </w:rPr>
      </w:pPr>
      <w:ins w:id="1067" w:author="Stefano Florio" w:date="2019-01-20T18:55:00Z">
        <w:r w:rsidRPr="00FF1652">
          <w:rPr>
            <w:rFonts w:ascii="Arial" w:hAnsi="Arial" w:cs="Arial"/>
            <w:b/>
            <w:lang w:val="it-IT"/>
            <w:rPrChange w:id="1068" w:author="Stefano Florio" w:date="2019-01-20T19:00:00Z">
              <w:rPr>
                <w:b/>
              </w:rPr>
            </w:rPrChange>
          </w:rPr>
          <w:t>SD</w:t>
        </w:r>
      </w:ins>
      <w:ins w:id="1069" w:author="Stefano Florio" w:date="2019-01-20T18:59:00Z">
        <w:r w:rsidRPr="00FF1652">
          <w:rPr>
            <w:rFonts w:ascii="Arial" w:hAnsi="Arial" w:cs="Arial"/>
            <w:b/>
            <w:lang w:val="it-IT"/>
            <w:rPrChange w:id="1070" w:author="Stefano Florio" w:date="2019-01-20T19:00:00Z">
              <w:rPr>
                <w:b/>
                <w:lang w:val="it-IT"/>
              </w:rPr>
            </w:rPrChange>
          </w:rPr>
          <w:t>4-</w:t>
        </w:r>
      </w:ins>
      <w:ins w:id="1071" w:author="Stefano Florio" w:date="2019-01-20T18:55:00Z">
        <w:r w:rsidRPr="00FF1652">
          <w:rPr>
            <w:rFonts w:ascii="Arial" w:hAnsi="Arial" w:cs="Arial"/>
            <w:b/>
            <w:lang w:val="it-IT"/>
            <w:rPrChange w:id="1072" w:author="Stefano Florio" w:date="2019-01-20T19:00:00Z">
              <w:rPr>
                <w:b/>
              </w:rPr>
            </w:rPrChange>
          </w:rPr>
          <w:t>Visualizza Stanze</w:t>
        </w:r>
      </w:ins>
    </w:p>
    <w:p w:rsidR="00FF1652" w:rsidRPr="00FF1652" w:rsidRDefault="00FF1652" w:rsidP="00FF1652">
      <w:pPr>
        <w:rPr>
          <w:ins w:id="1073" w:author="Stefano Florio" w:date="2019-01-20T18:55:00Z"/>
          <w:rFonts w:ascii="Arial" w:hAnsi="Arial" w:cs="Arial"/>
          <w:lang w:val="it-IT"/>
          <w:rPrChange w:id="1074" w:author="Stefano Florio" w:date="2019-01-20T19:00:00Z">
            <w:rPr>
              <w:ins w:id="1075" w:author="Stefano Florio" w:date="2019-01-20T18:55:00Z"/>
            </w:rPr>
          </w:rPrChange>
        </w:rPr>
      </w:pPr>
      <w:ins w:id="1076" w:author="Stefano Florio" w:date="2019-01-20T18:55:00Z">
        <w:r w:rsidRPr="00FF1652">
          <w:rPr>
            <w:rFonts w:ascii="Arial" w:hAnsi="Arial" w:cs="Arial"/>
            <w:lang w:val="it-IT"/>
            <w:rPrChange w:id="1077" w:author="Stefano Florio" w:date="2019-01-20T19:00:00Z">
              <w:rPr/>
            </w:rPrChange>
          </w:rPr>
          <w:t xml:space="preserve">Il </w:t>
        </w:r>
        <w:proofErr w:type="spellStart"/>
        <w:r w:rsidRPr="00FF1652">
          <w:rPr>
            <w:rFonts w:ascii="Arial" w:hAnsi="Arial" w:cs="Arial"/>
            <w:lang w:val="it-IT"/>
            <w:rPrChange w:id="1078" w:author="Stefano Florio" w:date="2019-01-20T19:00:00Z">
              <w:rPr/>
            </w:rPrChange>
          </w:rPr>
          <w:t>GestoreEdificio</w:t>
        </w:r>
        <w:proofErr w:type="spellEnd"/>
        <w:r w:rsidRPr="00FF1652">
          <w:rPr>
            <w:rFonts w:ascii="Arial" w:hAnsi="Arial" w:cs="Arial"/>
            <w:lang w:val="it-IT"/>
            <w:rPrChange w:id="1079" w:author="Stefano Florio" w:date="2019-01-20T19:00:00Z">
              <w:rPr/>
            </w:rPrChange>
          </w:rPr>
          <w:t>, quando entra nel sistema,  richiede implicitamente alla Dashboard la visualizzazione delle stanze a lui assegnati.</w:t>
        </w:r>
      </w:ins>
    </w:p>
    <w:p w:rsidR="00FF1652" w:rsidRPr="00FF1652" w:rsidRDefault="00FF1652" w:rsidP="00FF1652">
      <w:pPr>
        <w:rPr>
          <w:ins w:id="1080" w:author="Stefano Florio" w:date="2019-01-20T18:55:00Z"/>
          <w:rFonts w:ascii="Arial" w:hAnsi="Arial" w:cs="Arial"/>
          <w:lang w:val="it-IT"/>
          <w:rPrChange w:id="1081" w:author="Stefano Florio" w:date="2019-01-20T19:00:00Z">
            <w:rPr>
              <w:ins w:id="1082" w:author="Stefano Florio" w:date="2019-01-20T18:55:00Z"/>
            </w:rPr>
          </w:rPrChange>
        </w:rPr>
      </w:pPr>
      <w:ins w:id="1083" w:author="Stefano Florio" w:date="2019-01-20T18:55:00Z">
        <w:r w:rsidRPr="00FF1652">
          <w:rPr>
            <w:rFonts w:ascii="Arial" w:hAnsi="Arial" w:cs="Arial"/>
            <w:lang w:val="it-IT"/>
            <w:rPrChange w:id="1084" w:author="Stefano Florio" w:date="2019-01-20T19:00:00Z">
              <w:rPr/>
            </w:rPrChange>
          </w:rPr>
          <w:t xml:space="preserve">Il </w:t>
        </w:r>
        <w:proofErr w:type="spellStart"/>
        <w:r w:rsidRPr="00FF1652">
          <w:rPr>
            <w:rFonts w:ascii="Arial" w:hAnsi="Arial" w:cs="Arial"/>
            <w:lang w:val="it-IT"/>
            <w:rPrChange w:id="1085" w:author="Stefano Florio" w:date="2019-01-20T19:00:00Z">
              <w:rPr/>
            </w:rPrChange>
          </w:rPr>
          <w:t>ControllerEdificio</w:t>
        </w:r>
        <w:proofErr w:type="spellEnd"/>
        <w:r w:rsidRPr="00FF1652">
          <w:rPr>
            <w:rFonts w:ascii="Arial" w:hAnsi="Arial" w:cs="Arial"/>
            <w:lang w:val="it-IT"/>
            <w:rPrChange w:id="1086" w:author="Stefano Florio" w:date="2019-01-20T19:00:00Z">
              <w:rPr/>
            </w:rPrChange>
          </w:rPr>
          <w:t xml:space="preserve"> utilizza l’ ”</w:t>
        </w:r>
        <w:proofErr w:type="spellStart"/>
        <w:r w:rsidRPr="00FF1652">
          <w:rPr>
            <w:rFonts w:ascii="Arial" w:hAnsi="Arial" w:cs="Arial"/>
            <w:lang w:val="it-IT"/>
            <w:rPrChange w:id="1087" w:author="Stefano Florio" w:date="2019-01-20T19:00:00Z">
              <w:rPr/>
            </w:rPrChange>
          </w:rPr>
          <w:t>AggiornamentoDati</w:t>
        </w:r>
        <w:proofErr w:type="spellEnd"/>
        <w:r w:rsidRPr="00FF1652">
          <w:rPr>
            <w:rFonts w:ascii="Arial" w:hAnsi="Arial" w:cs="Arial"/>
            <w:lang w:val="it-IT"/>
            <w:rPrChange w:id="1088" w:author="Stefano Florio" w:date="2019-01-20T19:00:00Z">
              <w:rPr/>
            </w:rPrChange>
          </w:rPr>
          <w:t>” e restituisce le stanze con le relative priorità e pericoli.</w:t>
        </w:r>
      </w:ins>
    </w:p>
    <w:p w:rsidR="005A0A8B" w:rsidRPr="00FF1652" w:rsidDel="00FF1652" w:rsidRDefault="00FF1652" w:rsidP="005A0A8B">
      <w:pPr>
        <w:rPr>
          <w:del w:id="1089" w:author="Stefano Florio" w:date="2019-01-20T18:55:00Z"/>
          <w:rFonts w:ascii="Arial" w:hAnsi="Arial" w:cs="Arial"/>
          <w:lang w:val="it-IT"/>
          <w:rPrChange w:id="1090" w:author="Stefano Florio" w:date="2019-01-20T19:00:00Z">
            <w:rPr>
              <w:del w:id="1091" w:author="Stefano Florio" w:date="2019-01-20T18:55:00Z"/>
              <w:lang w:val="it-IT"/>
            </w:rPr>
          </w:rPrChange>
        </w:rPr>
      </w:pPr>
      <w:ins w:id="1092" w:author="Stefano Florio" w:date="2019-01-20T18:55:00Z">
        <w:r w:rsidRPr="00FF1652">
          <w:rPr>
            <w:rFonts w:ascii="Arial" w:hAnsi="Arial" w:cs="Arial"/>
            <w:lang w:val="it-IT"/>
            <w:rPrChange w:id="1093" w:author="Stefano Florio" w:date="2019-01-20T19:00:00Z">
              <w:rPr/>
            </w:rPrChange>
          </w:rPr>
          <w:t xml:space="preserve">Il </w:t>
        </w:r>
        <w:proofErr w:type="spellStart"/>
        <w:r w:rsidRPr="00FF1652">
          <w:rPr>
            <w:rFonts w:ascii="Arial" w:hAnsi="Arial" w:cs="Arial"/>
            <w:lang w:val="it-IT"/>
            <w:rPrChange w:id="1094" w:author="Stefano Florio" w:date="2019-01-20T19:00:00Z">
              <w:rPr/>
            </w:rPrChange>
          </w:rPr>
          <w:t>GestoreEdificio</w:t>
        </w:r>
        <w:proofErr w:type="spellEnd"/>
        <w:r w:rsidRPr="00FF1652">
          <w:rPr>
            <w:rFonts w:ascii="Arial" w:hAnsi="Arial" w:cs="Arial"/>
            <w:lang w:val="it-IT"/>
            <w:rPrChange w:id="1095" w:author="Stefano Florio" w:date="2019-01-20T19:00:00Z">
              <w:rPr/>
            </w:rPrChange>
          </w:rPr>
          <w:t xml:space="preserve"> può contattare le autorità competenti richiedendo alla Dashboard i numeri di quest’ultime.</w:t>
        </w:r>
      </w:ins>
      <w:del w:id="1096" w:author="Stefano Florio" w:date="2019-01-20T18:55:00Z">
        <w:r w:rsidR="005A0A8B" w:rsidRPr="00FF1652" w:rsidDel="00FF1652">
          <w:rPr>
            <w:rFonts w:ascii="Arial" w:hAnsi="Arial" w:cs="Arial"/>
            <w:b/>
            <w:noProof/>
            <w:lang w:val="it-IT"/>
          </w:rPr>
          <w:delText>SD1-Aggiornamento dati</w:delText>
        </w:r>
      </w:del>
    </w:p>
    <w:p w:rsidR="00FF1652" w:rsidRPr="00FF1652" w:rsidRDefault="00FF1652" w:rsidP="005A0A8B">
      <w:pPr>
        <w:rPr>
          <w:ins w:id="1097" w:author="Stefano Florio" w:date="2019-01-20T18:59:00Z"/>
          <w:rFonts w:ascii="Arial" w:hAnsi="Arial" w:cs="Arial"/>
          <w:b/>
          <w:noProof/>
          <w:lang w:val="it-IT"/>
        </w:rPr>
      </w:pPr>
    </w:p>
    <w:p w:rsidR="005A0A8B" w:rsidRPr="00FF1652" w:rsidDel="00FF1652" w:rsidRDefault="005A0A8B" w:rsidP="005A0A8B">
      <w:pPr>
        <w:rPr>
          <w:del w:id="1098" w:author="Stefano Florio" w:date="2019-01-20T18:55:00Z"/>
          <w:rFonts w:ascii="Arial" w:hAnsi="Arial" w:cs="Arial"/>
          <w:noProof/>
          <w:lang w:val="it-IT"/>
        </w:rPr>
      </w:pPr>
      <w:del w:id="1099" w:author="Stefano Florio" w:date="2019-01-20T18:55:00Z">
        <w:r w:rsidRPr="00FF1652" w:rsidDel="00FF1652">
          <w:rPr>
            <w:rFonts w:ascii="Arial" w:hAnsi="Arial" w:cs="Arial"/>
            <w:noProof/>
            <w:lang w:val="it-IT"/>
          </w:rPr>
          <w:delText>La Dashboard richiede un aggiornamento dei dati da visualizzare.</w:delText>
        </w:r>
      </w:del>
    </w:p>
    <w:p w:rsidR="005A0A8B" w:rsidRPr="00FF1652" w:rsidDel="00FF1652" w:rsidRDefault="005A0A8B" w:rsidP="005A0A8B">
      <w:pPr>
        <w:rPr>
          <w:del w:id="1100" w:author="Stefano Florio" w:date="2019-01-20T18:55:00Z"/>
          <w:rFonts w:ascii="Arial" w:hAnsi="Arial" w:cs="Arial"/>
          <w:noProof/>
          <w:lang w:val="it-IT"/>
        </w:rPr>
      </w:pPr>
      <w:del w:id="1101" w:author="Stefano Florio" w:date="2019-01-20T18:55:00Z">
        <w:r w:rsidRPr="00FF1652" w:rsidDel="00FF1652">
          <w:rPr>
            <w:rFonts w:ascii="Arial" w:hAnsi="Arial" w:cs="Arial"/>
            <w:noProof/>
            <w:lang w:val="it-IT"/>
          </w:rPr>
          <w:delText xml:space="preserve">Solo per il GestoreEdificio verranno calcolati gli eventuali pericoli (calcolati solo se l’anomalia rilevata ha alta priorità). </w:delText>
        </w:r>
      </w:del>
    </w:p>
    <w:p w:rsidR="005A0A8B" w:rsidRPr="00FF1652" w:rsidDel="00FF1652" w:rsidRDefault="005A0A8B" w:rsidP="005A0A8B">
      <w:pPr>
        <w:rPr>
          <w:del w:id="1102" w:author="Stefano Florio" w:date="2019-01-20T18:55:00Z"/>
          <w:rFonts w:ascii="Arial" w:hAnsi="Arial" w:cs="Arial"/>
          <w:noProof/>
          <w:lang w:val="it-IT"/>
        </w:rPr>
      </w:pPr>
    </w:p>
    <w:p w:rsidR="005A0A8B" w:rsidRPr="00FF1652" w:rsidDel="00FF1652" w:rsidRDefault="005A0A8B" w:rsidP="005A0A8B">
      <w:pPr>
        <w:rPr>
          <w:del w:id="1103" w:author="Stefano Florio" w:date="2019-01-20T18:55:00Z"/>
          <w:rFonts w:ascii="Arial" w:hAnsi="Arial" w:cs="Arial"/>
          <w:b/>
          <w:lang w:val="it-IT"/>
        </w:rPr>
      </w:pPr>
      <w:del w:id="1104" w:author="Stefano Florio" w:date="2019-01-20T18:55:00Z">
        <w:r w:rsidRPr="00FF1652" w:rsidDel="00FF1652">
          <w:rPr>
            <w:rFonts w:ascii="Arial" w:hAnsi="Arial" w:cs="Arial"/>
            <w:b/>
            <w:lang w:val="it-IT"/>
          </w:rPr>
          <w:delText>SD2-Feedback</w:delText>
        </w:r>
      </w:del>
    </w:p>
    <w:p w:rsidR="005A0A8B" w:rsidRPr="00FF1652" w:rsidDel="00FF1652" w:rsidRDefault="005A0A8B" w:rsidP="005A0A8B">
      <w:pPr>
        <w:rPr>
          <w:del w:id="1105" w:author="Stefano Florio" w:date="2019-01-20T18:55:00Z"/>
          <w:rFonts w:ascii="Arial" w:hAnsi="Arial" w:cs="Arial"/>
          <w:lang w:val="it-IT"/>
        </w:rPr>
      </w:pPr>
      <w:del w:id="1106" w:author="Stefano Florio" w:date="2019-01-20T18:55:00Z">
        <w:r w:rsidRPr="00FF1652" w:rsidDel="00FF1652">
          <w:rPr>
            <w:rFonts w:ascii="Arial" w:hAnsi="Arial" w:cs="Arial"/>
            <w:lang w:val="it-IT"/>
          </w:rPr>
          <w:delText>Il GestoreCittà può richiedere un feedback al GestoreZona, il quale a sua volta richiede un feedback al GestoreEdificio. Quando il GestoreEdificio risolve il problema (o i problemi) invia un feedback al GestoreZona. Quando il GestoreZona risolve il problema (o i problemi) invia un feedback al GestoreCittà.</w:delText>
        </w:r>
      </w:del>
    </w:p>
    <w:p w:rsidR="005A0A8B" w:rsidRPr="00FF1652" w:rsidDel="00FF1652" w:rsidRDefault="005A0A8B" w:rsidP="005A0A8B">
      <w:pPr>
        <w:rPr>
          <w:del w:id="1107" w:author="Stefano Florio" w:date="2019-01-20T18:55:00Z"/>
          <w:rFonts w:ascii="Arial" w:hAnsi="Arial" w:cs="Arial"/>
          <w:lang w:val="it-IT"/>
        </w:rPr>
      </w:pPr>
    </w:p>
    <w:p w:rsidR="005A0A8B" w:rsidRPr="00FF1652" w:rsidDel="00FF1652" w:rsidRDefault="005A0A8B" w:rsidP="005A0A8B">
      <w:pPr>
        <w:rPr>
          <w:del w:id="1108" w:author="Stefano Florio" w:date="2019-01-20T18:55:00Z"/>
          <w:rFonts w:ascii="Arial" w:hAnsi="Arial" w:cs="Arial"/>
          <w:b/>
          <w:lang w:val="it-IT"/>
        </w:rPr>
      </w:pPr>
      <w:del w:id="1109" w:author="Stefano Florio" w:date="2019-01-20T18:55:00Z">
        <w:r w:rsidRPr="00FF1652" w:rsidDel="00FF1652">
          <w:rPr>
            <w:rFonts w:ascii="Arial" w:hAnsi="Arial" w:cs="Arial"/>
            <w:b/>
            <w:lang w:val="it-IT"/>
          </w:rPr>
          <w:delText>SD3-Settaggio Valori</w:delText>
        </w:r>
      </w:del>
    </w:p>
    <w:p w:rsidR="005A0A8B" w:rsidRPr="00FF1652" w:rsidDel="00FF1652" w:rsidRDefault="005A0A8B" w:rsidP="005A0A8B">
      <w:pPr>
        <w:rPr>
          <w:del w:id="1110" w:author="Stefano Florio" w:date="2019-01-20T18:55:00Z"/>
          <w:rFonts w:ascii="Arial" w:hAnsi="Arial" w:cs="Arial"/>
          <w:lang w:val="it-IT"/>
        </w:rPr>
      </w:pPr>
      <w:del w:id="1111" w:author="Stefano Florio" w:date="2019-01-20T18:55:00Z">
        <w:r w:rsidRPr="00FF1652" w:rsidDel="00FF1652">
          <w:rPr>
            <w:rFonts w:ascii="Arial" w:hAnsi="Arial" w:cs="Arial"/>
            <w:lang w:val="it-IT"/>
          </w:rPr>
          <w:delText>Il GestoreEdificio può settare il MIN VALUE e il MAX VALUE per i sensori dell’edificio a lui assegnato.</w:delText>
        </w:r>
      </w:del>
    </w:p>
    <w:p w:rsidR="005A0A8B" w:rsidRPr="00FF1652" w:rsidDel="00FF1652" w:rsidRDefault="005A0A8B" w:rsidP="005A0A8B">
      <w:pPr>
        <w:rPr>
          <w:del w:id="1112" w:author="Stefano Florio" w:date="2019-01-20T18:55:00Z"/>
          <w:rFonts w:ascii="Arial" w:hAnsi="Arial" w:cs="Arial"/>
          <w:lang w:val="it-IT"/>
        </w:rPr>
      </w:pPr>
      <w:del w:id="1113" w:author="Stefano Florio" w:date="2019-01-20T18:55:00Z">
        <w:r w:rsidRPr="00FF1652" w:rsidDel="00FF1652">
          <w:rPr>
            <w:rFonts w:ascii="Arial" w:hAnsi="Arial" w:cs="Arial"/>
            <w:lang w:val="it-IT"/>
          </w:rPr>
          <w:delText>Tali valori saranno poi inviati al Database tramite il component “SettaggioValori”</w:delText>
        </w:r>
      </w:del>
    </w:p>
    <w:p w:rsidR="005A0A8B" w:rsidRPr="00FF1652" w:rsidDel="00FF1652" w:rsidRDefault="005A0A8B" w:rsidP="005A0A8B">
      <w:pPr>
        <w:rPr>
          <w:del w:id="1114" w:author="Stefano Florio" w:date="2019-01-20T18:55:00Z"/>
          <w:rFonts w:ascii="Arial" w:hAnsi="Arial" w:cs="Arial"/>
          <w:b/>
          <w:lang w:val="it-IT"/>
        </w:rPr>
      </w:pPr>
    </w:p>
    <w:p w:rsidR="005A0A8B" w:rsidRPr="00FF1652" w:rsidDel="00FF1652" w:rsidRDefault="005A0A8B" w:rsidP="005A0A8B">
      <w:pPr>
        <w:rPr>
          <w:del w:id="1115" w:author="Stefano Florio" w:date="2019-01-20T18:55:00Z"/>
          <w:rFonts w:ascii="Arial" w:hAnsi="Arial" w:cs="Arial"/>
          <w:b/>
          <w:lang w:val="it-IT"/>
        </w:rPr>
      </w:pPr>
      <w:del w:id="1116" w:author="Stefano Florio" w:date="2019-01-20T18:55:00Z">
        <w:r w:rsidRPr="00FF1652" w:rsidDel="00FF1652">
          <w:rPr>
            <w:rFonts w:ascii="Arial" w:hAnsi="Arial" w:cs="Arial"/>
            <w:b/>
            <w:lang w:val="it-IT"/>
          </w:rPr>
          <w:delText>SD4-Visualizza Stanze</w:delText>
        </w:r>
      </w:del>
    </w:p>
    <w:p w:rsidR="005A0A8B" w:rsidRPr="00FF1652" w:rsidDel="00FF1652" w:rsidRDefault="005A0A8B" w:rsidP="005A0A8B">
      <w:pPr>
        <w:rPr>
          <w:del w:id="1117" w:author="Stefano Florio" w:date="2019-01-20T18:55:00Z"/>
          <w:rFonts w:ascii="Arial" w:hAnsi="Arial" w:cs="Arial"/>
          <w:lang w:val="it-IT"/>
        </w:rPr>
      </w:pPr>
      <w:del w:id="1118" w:author="Stefano Florio" w:date="2019-01-20T18:55:00Z">
        <w:r w:rsidRPr="00FF1652" w:rsidDel="00FF1652">
          <w:rPr>
            <w:rFonts w:ascii="Arial" w:hAnsi="Arial" w:cs="Arial"/>
            <w:lang w:val="it-IT"/>
          </w:rPr>
          <w:delText>Il GestoreEdificio, quando entra nel sistema,  richiede implicitamente alla Dashboard la visualizzazione delle stanze (raggruppate in piani) dell’edifcio a lui assegnato. La Dashboard utilizza l’ ”AggiornamentoDati”.</w:delText>
        </w:r>
      </w:del>
    </w:p>
    <w:p w:rsidR="005A0A8B" w:rsidRPr="00FF1652" w:rsidDel="00FF1652" w:rsidRDefault="005A0A8B" w:rsidP="005A0A8B">
      <w:pPr>
        <w:rPr>
          <w:del w:id="1119" w:author="Stefano Florio" w:date="2019-01-20T18:55:00Z"/>
          <w:rFonts w:ascii="Arial" w:hAnsi="Arial" w:cs="Arial"/>
          <w:lang w:val="it-IT"/>
        </w:rPr>
      </w:pPr>
      <w:del w:id="1120" w:author="Stefano Florio" w:date="2019-01-20T18:55:00Z">
        <w:r w:rsidRPr="00FF1652" w:rsidDel="00FF1652">
          <w:rPr>
            <w:rFonts w:ascii="Arial" w:hAnsi="Arial" w:cs="Arial"/>
            <w:lang w:val="it-IT"/>
          </w:rPr>
          <w:delText>Il GestoreEdificio può contattare le autorità competenti richiedendo alla Dashboard i numeri di quest’ultime.</w:delText>
        </w:r>
      </w:del>
    </w:p>
    <w:p w:rsidR="005A0A8B" w:rsidRPr="00FF1652" w:rsidDel="00FF1652" w:rsidRDefault="005A0A8B" w:rsidP="005A0A8B">
      <w:pPr>
        <w:rPr>
          <w:del w:id="1121" w:author="Stefano Florio" w:date="2019-01-20T18:55:00Z"/>
          <w:rFonts w:ascii="Arial" w:hAnsi="Arial" w:cs="Arial"/>
          <w:lang w:val="it-IT"/>
        </w:rPr>
      </w:pPr>
    </w:p>
    <w:p w:rsidR="005A0A8B" w:rsidRPr="00FF1652" w:rsidDel="00FF1652" w:rsidRDefault="005A0A8B" w:rsidP="005A0A8B">
      <w:pPr>
        <w:rPr>
          <w:del w:id="1122" w:author="Stefano Florio" w:date="2019-01-20T18:55:00Z"/>
          <w:rFonts w:ascii="Arial" w:hAnsi="Arial" w:cs="Arial"/>
          <w:b/>
          <w:lang w:val="it-IT"/>
        </w:rPr>
      </w:pPr>
      <w:del w:id="1123" w:author="Stefano Florio" w:date="2019-01-20T18:55:00Z">
        <w:r w:rsidRPr="00FF1652" w:rsidDel="00FF1652">
          <w:rPr>
            <w:rFonts w:ascii="Arial" w:hAnsi="Arial" w:cs="Arial"/>
            <w:b/>
            <w:lang w:val="it-IT"/>
          </w:rPr>
          <w:delText>SD5-Visualizza Edifici</w:delText>
        </w:r>
      </w:del>
    </w:p>
    <w:p w:rsidR="005A0A8B" w:rsidRPr="00FF1652" w:rsidDel="00FF1652" w:rsidRDefault="005A0A8B" w:rsidP="005A0A8B">
      <w:pPr>
        <w:rPr>
          <w:del w:id="1124" w:author="Stefano Florio" w:date="2019-01-20T18:55:00Z"/>
          <w:rFonts w:ascii="Arial" w:hAnsi="Arial" w:cs="Arial"/>
          <w:lang w:val="it-IT"/>
        </w:rPr>
      </w:pPr>
      <w:del w:id="1125" w:author="Stefano Florio" w:date="2019-01-20T18:55:00Z">
        <w:r w:rsidRPr="00FF1652" w:rsidDel="00FF1652">
          <w:rPr>
            <w:rFonts w:ascii="Arial" w:hAnsi="Arial" w:cs="Arial"/>
            <w:lang w:val="it-IT"/>
          </w:rPr>
          <w:delText>Il GestoreZona, quando entra nel sistema,  richiede implicitamente alla Dashboard la visualizzazione degli edifici appartenenti alla zona a lui assegnata.</w:delText>
        </w:r>
      </w:del>
    </w:p>
    <w:p w:rsidR="005A0A8B" w:rsidRPr="00FF1652" w:rsidDel="00FF1652" w:rsidRDefault="005A0A8B" w:rsidP="005A0A8B">
      <w:pPr>
        <w:rPr>
          <w:del w:id="1126" w:author="Stefano Florio" w:date="2019-01-20T18:55:00Z"/>
          <w:rFonts w:ascii="Arial" w:hAnsi="Arial" w:cs="Arial"/>
          <w:lang w:val="it-IT"/>
        </w:rPr>
      </w:pPr>
      <w:del w:id="1127" w:author="Stefano Florio" w:date="2019-01-20T18:55:00Z">
        <w:r w:rsidRPr="00FF1652" w:rsidDel="00FF1652">
          <w:rPr>
            <w:rFonts w:ascii="Arial" w:hAnsi="Arial" w:cs="Arial"/>
            <w:lang w:val="it-IT"/>
          </w:rPr>
          <w:delText>La Dashboard utilizza l’ ”AggiornamentoDati”.</w:delText>
        </w:r>
      </w:del>
    </w:p>
    <w:p w:rsidR="005A0A8B" w:rsidRPr="00FF1652" w:rsidDel="00FF1652" w:rsidRDefault="005A0A8B" w:rsidP="005A0A8B">
      <w:pPr>
        <w:rPr>
          <w:del w:id="1128" w:author="Stefano Florio" w:date="2019-01-20T18:55:00Z"/>
          <w:rFonts w:ascii="Arial" w:hAnsi="Arial" w:cs="Arial"/>
          <w:b/>
          <w:lang w:val="it-IT"/>
        </w:rPr>
      </w:pPr>
    </w:p>
    <w:p w:rsidR="005A0A8B" w:rsidRPr="00FF1652" w:rsidDel="00FF1652" w:rsidRDefault="005A0A8B" w:rsidP="005A0A8B">
      <w:pPr>
        <w:rPr>
          <w:del w:id="1129" w:author="Stefano Florio" w:date="2019-01-20T18:55:00Z"/>
          <w:rFonts w:ascii="Arial" w:hAnsi="Arial" w:cs="Arial"/>
          <w:b/>
          <w:lang w:val="it-IT"/>
        </w:rPr>
      </w:pPr>
      <w:del w:id="1130" w:author="Stefano Florio" w:date="2019-01-20T18:55:00Z">
        <w:r w:rsidRPr="00FF1652" w:rsidDel="00FF1652">
          <w:rPr>
            <w:rFonts w:ascii="Arial" w:hAnsi="Arial" w:cs="Arial"/>
            <w:b/>
            <w:lang w:val="it-IT"/>
          </w:rPr>
          <w:delText>SD6-Visualizza Zone</w:delText>
        </w:r>
      </w:del>
    </w:p>
    <w:p w:rsidR="005A0A8B" w:rsidRPr="00FF1652" w:rsidDel="00FF1652" w:rsidRDefault="005A0A8B" w:rsidP="005A0A8B">
      <w:pPr>
        <w:rPr>
          <w:del w:id="1131" w:author="Stefano Florio" w:date="2019-01-20T18:55:00Z"/>
          <w:rFonts w:ascii="Arial" w:hAnsi="Arial" w:cs="Arial"/>
          <w:lang w:val="it-IT"/>
        </w:rPr>
      </w:pPr>
      <w:del w:id="1132" w:author="Stefano Florio" w:date="2019-01-20T18:55:00Z">
        <w:r w:rsidRPr="00FF1652" w:rsidDel="00FF1652">
          <w:rPr>
            <w:rFonts w:ascii="Arial" w:hAnsi="Arial" w:cs="Arial"/>
            <w:lang w:val="it-IT"/>
          </w:rPr>
          <w:delText>Il GestoreCittà, quando entra nel sistema, richiede implicitamente alla Dashboard la visualizzazione delle zone appartenenti alla città a lui assegnata.</w:delText>
        </w:r>
      </w:del>
    </w:p>
    <w:p w:rsidR="005A0A8B" w:rsidRPr="00FF1652" w:rsidDel="00FF1652" w:rsidRDefault="005A0A8B" w:rsidP="005A0A8B">
      <w:pPr>
        <w:rPr>
          <w:del w:id="1133" w:author="Stefano Florio" w:date="2019-01-20T18:55:00Z"/>
          <w:rFonts w:ascii="Arial" w:hAnsi="Arial" w:cs="Arial"/>
          <w:lang w:val="it-IT"/>
        </w:rPr>
      </w:pPr>
      <w:del w:id="1134" w:author="Stefano Florio" w:date="2019-01-20T18:55:00Z">
        <w:r w:rsidRPr="00FF1652" w:rsidDel="00FF1652">
          <w:rPr>
            <w:rFonts w:ascii="Arial" w:hAnsi="Arial" w:cs="Arial"/>
            <w:lang w:val="it-IT"/>
          </w:rPr>
          <w:delText>La Dashboard utilizza l’ ”AggiornamentoDati”.</w:delText>
        </w:r>
      </w:del>
    </w:p>
    <w:p w:rsidR="005A0A8B" w:rsidRPr="00FF1652" w:rsidRDefault="005A0A8B" w:rsidP="005A0A8B">
      <w:pPr>
        <w:rPr>
          <w:rFonts w:ascii="Arial" w:hAnsi="Arial" w:cs="Arial"/>
          <w:b/>
          <w:lang w:val="it-IT"/>
          <w:rPrChange w:id="1135" w:author="Stefano Florio" w:date="2019-01-20T19:00:00Z">
            <w:rPr>
              <w:b/>
              <w:lang w:val="it-IT"/>
            </w:rPr>
          </w:rPrChange>
        </w:rPr>
      </w:pPr>
    </w:p>
    <w:p w:rsidR="005A0A8B" w:rsidRPr="00FF1652" w:rsidRDefault="005A0A8B" w:rsidP="005A0A8B">
      <w:pPr>
        <w:rPr>
          <w:rFonts w:ascii="Arial" w:hAnsi="Arial" w:cs="Arial"/>
          <w:b/>
          <w:lang w:val="it-IT"/>
          <w:rPrChange w:id="1136" w:author="Stefano Florio" w:date="2019-01-20T19:00:00Z">
            <w:rPr>
              <w:b/>
              <w:lang w:val="it-IT"/>
            </w:rPr>
          </w:rPrChange>
        </w:rPr>
      </w:pPr>
    </w:p>
    <w:p w:rsidR="00FF1652" w:rsidRPr="00FF1652" w:rsidRDefault="00FF1652" w:rsidP="00FF1652">
      <w:pPr>
        <w:rPr>
          <w:ins w:id="1137" w:author="Stefano Florio" w:date="2019-01-20T18:59:00Z"/>
          <w:rFonts w:ascii="Arial" w:hAnsi="Arial" w:cs="Arial"/>
          <w:b/>
          <w:lang w:val="it-IT"/>
          <w:rPrChange w:id="1138" w:author="Stefano Florio" w:date="2019-01-20T19:00:00Z">
            <w:rPr>
              <w:ins w:id="1139" w:author="Stefano Florio" w:date="2019-01-20T18:59:00Z"/>
              <w:b/>
              <w:lang w:val="it-IT"/>
            </w:rPr>
          </w:rPrChange>
        </w:rPr>
      </w:pPr>
      <w:ins w:id="1140" w:author="Stefano Florio" w:date="2019-01-20T18:59:00Z">
        <w:r w:rsidRPr="00FF1652">
          <w:rPr>
            <w:rFonts w:ascii="Arial" w:hAnsi="Arial" w:cs="Arial"/>
            <w:b/>
            <w:lang w:val="it-IT"/>
            <w:rPrChange w:id="1141" w:author="Stefano Florio" w:date="2019-01-20T19:00:00Z">
              <w:rPr>
                <w:b/>
                <w:lang w:val="it-IT"/>
              </w:rPr>
            </w:rPrChange>
          </w:rPr>
          <w:lastRenderedPageBreak/>
          <w:t>SD5-Visualizza Zone</w:t>
        </w:r>
      </w:ins>
    </w:p>
    <w:p w:rsidR="00FF1652" w:rsidRPr="00FF1652" w:rsidRDefault="00FF1652" w:rsidP="00FF1652">
      <w:pPr>
        <w:rPr>
          <w:ins w:id="1142" w:author="Stefano Florio" w:date="2019-01-20T18:59:00Z"/>
          <w:rFonts w:ascii="Arial" w:hAnsi="Arial" w:cs="Arial"/>
          <w:lang w:val="it-IT"/>
          <w:rPrChange w:id="1143" w:author="Stefano Florio" w:date="2019-01-20T19:00:00Z">
            <w:rPr>
              <w:ins w:id="1144" w:author="Stefano Florio" w:date="2019-01-20T18:59:00Z"/>
              <w:lang w:val="it-IT"/>
            </w:rPr>
          </w:rPrChange>
        </w:rPr>
      </w:pPr>
      <w:ins w:id="1145" w:author="Stefano Florio" w:date="2019-01-20T18:59:00Z">
        <w:r w:rsidRPr="00FF1652">
          <w:rPr>
            <w:rFonts w:ascii="Arial" w:hAnsi="Arial" w:cs="Arial"/>
            <w:lang w:val="it-IT"/>
            <w:rPrChange w:id="1146" w:author="Stefano Florio" w:date="2019-01-20T19:00:00Z">
              <w:rPr>
                <w:lang w:val="it-IT"/>
              </w:rPr>
            </w:rPrChange>
          </w:rPr>
          <w:t xml:space="preserve">Il </w:t>
        </w:r>
        <w:proofErr w:type="spellStart"/>
        <w:r w:rsidRPr="00FF1652">
          <w:rPr>
            <w:rFonts w:ascii="Arial" w:hAnsi="Arial" w:cs="Arial"/>
            <w:lang w:val="it-IT"/>
            <w:rPrChange w:id="1147" w:author="Stefano Florio" w:date="2019-01-20T19:00:00Z">
              <w:rPr>
                <w:lang w:val="it-IT"/>
              </w:rPr>
            </w:rPrChange>
          </w:rPr>
          <w:t>GestoreCittà</w:t>
        </w:r>
        <w:proofErr w:type="spellEnd"/>
        <w:r w:rsidRPr="00FF1652">
          <w:rPr>
            <w:rFonts w:ascii="Arial" w:hAnsi="Arial" w:cs="Arial"/>
            <w:lang w:val="it-IT"/>
            <w:rPrChange w:id="1148" w:author="Stefano Florio" w:date="2019-01-20T19:00:00Z">
              <w:rPr>
                <w:lang w:val="it-IT"/>
              </w:rPr>
            </w:rPrChange>
          </w:rPr>
          <w:t>, quando entra nel sistema, richiede implicitamente alla Dashboard la visualizzazione delle zone a lui assegnate.</w:t>
        </w:r>
      </w:ins>
    </w:p>
    <w:p w:rsidR="00FF1652" w:rsidRPr="00FF1652" w:rsidRDefault="00FF1652" w:rsidP="00FF1652">
      <w:pPr>
        <w:rPr>
          <w:ins w:id="1149" w:author="Stefano Florio" w:date="2019-01-20T18:59:00Z"/>
          <w:rFonts w:ascii="Arial" w:hAnsi="Arial" w:cs="Arial"/>
          <w:lang w:val="it-IT"/>
          <w:rPrChange w:id="1150" w:author="Stefano Florio" w:date="2019-01-20T19:00:00Z">
            <w:rPr>
              <w:ins w:id="1151" w:author="Stefano Florio" w:date="2019-01-20T18:59:00Z"/>
              <w:lang w:val="it-IT"/>
            </w:rPr>
          </w:rPrChange>
        </w:rPr>
      </w:pPr>
      <w:ins w:id="1152" w:author="Stefano Florio" w:date="2019-01-20T18:59:00Z">
        <w:r w:rsidRPr="00FF1652">
          <w:rPr>
            <w:rFonts w:ascii="Arial" w:hAnsi="Arial" w:cs="Arial"/>
            <w:lang w:val="it-IT"/>
            <w:rPrChange w:id="1153" w:author="Stefano Florio" w:date="2019-01-20T19:00:00Z">
              <w:rPr>
                <w:lang w:val="it-IT"/>
              </w:rPr>
            </w:rPrChange>
          </w:rPr>
          <w:t xml:space="preserve">La Dashboard richiede al </w:t>
        </w:r>
        <w:proofErr w:type="spellStart"/>
        <w:r w:rsidRPr="00FF1652">
          <w:rPr>
            <w:rFonts w:ascii="Arial" w:hAnsi="Arial" w:cs="Arial"/>
            <w:lang w:val="it-IT"/>
            <w:rPrChange w:id="1154" w:author="Stefano Florio" w:date="2019-01-20T19:00:00Z">
              <w:rPr>
                <w:lang w:val="it-IT"/>
              </w:rPr>
            </w:rPrChange>
          </w:rPr>
          <w:t>ControllerCItta</w:t>
        </w:r>
        <w:proofErr w:type="spellEnd"/>
        <w:r w:rsidRPr="00FF1652">
          <w:rPr>
            <w:rFonts w:ascii="Arial" w:hAnsi="Arial" w:cs="Arial"/>
            <w:lang w:val="it-IT"/>
            <w:rPrChange w:id="1155" w:author="Stefano Florio" w:date="2019-01-20T19:00:00Z">
              <w:rPr>
                <w:lang w:val="it-IT"/>
              </w:rPr>
            </w:rPrChange>
          </w:rPr>
          <w:t xml:space="preserve"> i dati delle zone appartenenti alla città e per ogni zona vengono calcolate le priorità degli edifici associati utilizzando “</w:t>
        </w:r>
        <w:proofErr w:type="spellStart"/>
        <w:r w:rsidRPr="00FF1652">
          <w:rPr>
            <w:rFonts w:ascii="Arial" w:hAnsi="Arial" w:cs="Arial"/>
            <w:lang w:val="it-IT"/>
            <w:rPrChange w:id="1156" w:author="Stefano Florio" w:date="2019-01-20T19:00:00Z">
              <w:rPr>
                <w:lang w:val="it-IT"/>
              </w:rPr>
            </w:rPrChange>
          </w:rPr>
          <w:t>AggiornamentoDati</w:t>
        </w:r>
        <w:proofErr w:type="spellEnd"/>
        <w:r w:rsidRPr="00FF1652">
          <w:rPr>
            <w:rFonts w:ascii="Arial" w:hAnsi="Arial" w:cs="Arial"/>
            <w:lang w:val="it-IT"/>
            <w:rPrChange w:id="1157" w:author="Stefano Florio" w:date="2019-01-20T19:00:00Z">
              <w:rPr>
                <w:lang w:val="it-IT"/>
              </w:rPr>
            </w:rPrChange>
          </w:rPr>
          <w:t>”.</w:t>
        </w:r>
      </w:ins>
    </w:p>
    <w:p w:rsidR="00AC6DF4" w:rsidRPr="00FF1652" w:rsidRDefault="00AC6DF4" w:rsidP="00AC6DF4">
      <w:pPr>
        <w:rPr>
          <w:rFonts w:ascii="Arial" w:hAnsi="Arial" w:cs="Arial"/>
          <w:lang w:val="it-IT"/>
          <w:rPrChange w:id="1158" w:author="Stefano Florio" w:date="2019-01-20T19:00:00Z">
            <w:rPr>
              <w:lang w:val="it-IT"/>
            </w:rPr>
          </w:rPrChange>
        </w:rPr>
      </w:pPr>
    </w:p>
    <w:p w:rsidR="00AC6DF4" w:rsidRPr="00FF1652" w:rsidRDefault="00AC6DF4" w:rsidP="00AC6DF4">
      <w:pPr>
        <w:rPr>
          <w:rFonts w:ascii="Arial" w:hAnsi="Arial" w:cs="Arial"/>
          <w:lang w:val="it-IT"/>
          <w:rPrChange w:id="1159" w:author="Stefano Florio" w:date="2019-01-20T19:00:00Z">
            <w:rPr>
              <w:lang w:val="it-IT"/>
            </w:rPr>
          </w:rPrChange>
        </w:rPr>
      </w:pPr>
    </w:p>
    <w:p w:rsidR="00AC6DF4" w:rsidRPr="00FF1652" w:rsidRDefault="00AC6DF4" w:rsidP="00AC6DF4">
      <w:pPr>
        <w:rPr>
          <w:rFonts w:ascii="Arial" w:hAnsi="Arial" w:cs="Arial"/>
          <w:lang w:val="it-IT"/>
          <w:rPrChange w:id="1160" w:author="Stefano Florio" w:date="2019-01-20T19:00:00Z">
            <w:rPr>
              <w:lang w:val="it-IT"/>
            </w:rPr>
          </w:rPrChange>
        </w:rPr>
      </w:pPr>
    </w:p>
    <w:p w:rsidR="00EC7A0C" w:rsidRPr="006C3AF8" w:rsidRDefault="000157E0" w:rsidP="00193B67">
      <w:pPr>
        <w:pStyle w:val="Titolo"/>
        <w:rPr>
          <w:noProof/>
          <w:lang w:val="it-IT"/>
        </w:rPr>
      </w:pPr>
      <w:r w:rsidRPr="00FF1652">
        <w:rPr>
          <w:rFonts w:ascii="Arial" w:hAnsi="Arial" w:cs="Arial"/>
          <w:noProof/>
          <w:sz w:val="24"/>
          <w:szCs w:val="24"/>
          <w:lang w:val="it-IT"/>
          <w:rPrChange w:id="1161" w:author="Stefano Florio" w:date="2019-01-20T19:00:00Z">
            <w:rPr>
              <w:noProof/>
              <w:lang w:val="it-IT"/>
            </w:rPr>
          </w:rPrChange>
        </w:rPr>
        <w:br w:type="page"/>
      </w:r>
      <w:r w:rsidR="00E75697" w:rsidRPr="006C3AF8">
        <w:rPr>
          <w:lang w:val="it-IT"/>
        </w:rPr>
        <w:lastRenderedPageBreak/>
        <w:t xml:space="preserve"> </w:t>
      </w:r>
      <w:r w:rsidR="00BD56BD" w:rsidRPr="006C3AF8">
        <w:rPr>
          <w:noProof/>
          <w:lang w:val="it-IT"/>
        </w:rPr>
        <w:t>C</w:t>
      </w:r>
      <w:r w:rsidR="00EC7A0C" w:rsidRPr="006C3AF8">
        <w:rPr>
          <w:noProof/>
          <w:lang w:val="it-IT"/>
        </w:rPr>
        <w:t xml:space="preserve">. ER Design </w:t>
      </w:r>
    </w:p>
    <w:p w:rsidR="006C3AF8" w:rsidRDefault="00FF1652" w:rsidP="006C3AF8">
      <w:pPr>
        <w:rPr>
          <w:color w:val="FF0000"/>
          <w:sz w:val="28"/>
          <w:szCs w:val="28"/>
          <w:lang w:val="it-IT"/>
        </w:rPr>
      </w:pPr>
      <w:ins w:id="1162" w:author="Stefano Florio" w:date="2019-01-20T19:01:00Z">
        <w:r>
          <w:rPr>
            <w:rFonts w:ascii="Arial" w:hAnsi="Arial" w:cs="Arial"/>
            <w:noProof/>
            <w:lang w:val="it-IT"/>
          </w:rPr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373380</wp:posOffset>
              </wp:positionV>
              <wp:extent cx="7065010" cy="6495415"/>
              <wp:effectExtent l="0" t="0" r="2540" b="635"/>
              <wp:wrapSquare wrapText="bothSides"/>
              <wp:docPr id="4" name="Immagin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065010" cy="64954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del w:id="1163" w:author="Enrico Monte" w:date="2019-01-19T19:33:00Z">
        <w:r w:rsidR="00E949F3" w:rsidDel="008933B6">
          <w:rPr>
            <w:noProof/>
          </w:rPr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-763905</wp:posOffset>
              </wp:positionH>
              <wp:positionV relativeFrom="paragraph">
                <wp:posOffset>137795</wp:posOffset>
              </wp:positionV>
              <wp:extent cx="7267575" cy="7021195"/>
              <wp:effectExtent l="0" t="0" r="0" b="0"/>
              <wp:wrapSquare wrapText="bothSides"/>
              <wp:docPr id="10" name="Immag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magine 4"/>
                      <pic:cNvPicPr>
                        <a:picLocks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267575" cy="70211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</w:p>
    <w:p w:rsidR="006C3AF8" w:rsidRDefault="006C3AF8" w:rsidP="006C3AF8">
      <w:pPr>
        <w:rPr>
          <w:color w:val="FF0000"/>
          <w:sz w:val="28"/>
          <w:szCs w:val="28"/>
          <w:lang w:val="it-IT"/>
        </w:rPr>
      </w:pPr>
    </w:p>
    <w:p w:rsidR="006C3AF8" w:rsidRPr="006C3AF8" w:rsidRDefault="006C3AF8" w:rsidP="006C3AF8">
      <w:pPr>
        <w:rPr>
          <w:rFonts w:ascii="Arial" w:hAnsi="Arial" w:cs="Arial"/>
          <w:color w:val="4F81BD" w:themeColor="accent1"/>
          <w:sz w:val="32"/>
          <w:szCs w:val="32"/>
          <w:lang w:val="it-IT"/>
        </w:rPr>
      </w:pPr>
      <w:r w:rsidRPr="006C3AF8">
        <w:rPr>
          <w:rFonts w:ascii="Arial" w:hAnsi="Arial" w:cs="Arial"/>
          <w:color w:val="4F81BD" w:themeColor="accent1"/>
          <w:sz w:val="32"/>
          <w:szCs w:val="32"/>
          <w:lang w:val="it-IT"/>
        </w:rPr>
        <w:lastRenderedPageBreak/>
        <w:t>Documentazione delle entità:</w:t>
      </w:r>
    </w:p>
    <w:p w:rsidR="006C3AF8" w:rsidRPr="006C3AF8" w:rsidRDefault="006C3AF8" w:rsidP="006C3AF8">
      <w:pPr>
        <w:rPr>
          <w:color w:val="FF0000"/>
          <w:sz w:val="28"/>
          <w:szCs w:val="28"/>
          <w:lang w:val="it-IT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  <w:tblPrChange w:id="1164" w:author="Enrico Monte" w:date="2019-01-19T19:01:00Z">
          <w:tblPr>
            <w:tblStyle w:val="Grigliatabella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745"/>
        <w:gridCol w:w="2905"/>
        <w:gridCol w:w="2980"/>
        <w:tblGridChange w:id="1165">
          <w:tblGrid>
            <w:gridCol w:w="2850"/>
            <w:gridCol w:w="2974"/>
            <w:gridCol w:w="3032"/>
          </w:tblGrid>
        </w:tblGridChange>
      </w:tblGrid>
      <w:tr w:rsidR="006C3AF8" w:rsidTr="004225FF">
        <w:tc>
          <w:tcPr>
            <w:tcW w:w="2850" w:type="dxa"/>
            <w:tcPrChange w:id="1166" w:author="Enrico Monte" w:date="2019-01-19T19:01:00Z">
              <w:tcPr>
                <w:tcW w:w="3209" w:type="dxa"/>
              </w:tcPr>
            </w:tcPrChange>
          </w:tcPr>
          <w:p w:rsidR="006C3AF8" w:rsidRPr="006C3AF8" w:rsidRDefault="006C3AF8" w:rsidP="00C4160F">
            <w:pPr>
              <w:rPr>
                <w:rFonts w:ascii="Arial" w:hAnsi="Arial" w:cs="Arial"/>
                <w:color w:val="4F81BD" w:themeColor="accent1"/>
              </w:rPr>
            </w:pPr>
            <w:r w:rsidRPr="006C3AF8">
              <w:rPr>
                <w:rFonts w:ascii="Arial" w:hAnsi="Arial" w:cs="Arial"/>
                <w:color w:val="4F81BD" w:themeColor="accent1"/>
                <w:lang w:val="it-IT"/>
              </w:rPr>
              <w:t xml:space="preserve">               </w:t>
            </w:r>
            <w:proofErr w:type="spellStart"/>
            <w:r w:rsidRPr="006C3AF8">
              <w:rPr>
                <w:rFonts w:ascii="Arial" w:hAnsi="Arial" w:cs="Arial"/>
                <w:color w:val="4F81BD" w:themeColor="accent1"/>
              </w:rPr>
              <w:t>Entità</w:t>
            </w:r>
            <w:proofErr w:type="spellEnd"/>
          </w:p>
        </w:tc>
        <w:tc>
          <w:tcPr>
            <w:tcW w:w="2974" w:type="dxa"/>
            <w:tcPrChange w:id="1167" w:author="Enrico Monte" w:date="2019-01-19T19:01:00Z">
              <w:tcPr>
                <w:tcW w:w="3209" w:type="dxa"/>
              </w:tcPr>
            </w:tcPrChange>
          </w:tcPr>
          <w:p w:rsidR="006C3AF8" w:rsidRPr="006C3AF8" w:rsidRDefault="006C3AF8" w:rsidP="00C4160F">
            <w:pPr>
              <w:rPr>
                <w:rFonts w:ascii="Arial" w:hAnsi="Arial" w:cs="Arial"/>
                <w:color w:val="4F81BD" w:themeColor="accent1"/>
              </w:rPr>
            </w:pPr>
            <w:r w:rsidRPr="006C3AF8">
              <w:rPr>
                <w:rFonts w:ascii="Arial" w:hAnsi="Arial" w:cs="Arial"/>
                <w:color w:val="4F81BD" w:themeColor="accent1"/>
              </w:rPr>
              <w:t xml:space="preserve">           </w:t>
            </w:r>
            <w:proofErr w:type="spellStart"/>
            <w:r w:rsidRPr="006C3AF8">
              <w:rPr>
                <w:rFonts w:ascii="Arial" w:hAnsi="Arial" w:cs="Arial"/>
                <w:color w:val="4F81BD" w:themeColor="accent1"/>
              </w:rPr>
              <w:t>Descrizione</w:t>
            </w:r>
            <w:proofErr w:type="spellEnd"/>
          </w:p>
        </w:tc>
        <w:tc>
          <w:tcPr>
            <w:tcW w:w="3032" w:type="dxa"/>
            <w:tcPrChange w:id="1168" w:author="Enrico Monte" w:date="2019-01-19T19:01:00Z">
              <w:tcPr>
                <w:tcW w:w="3210" w:type="dxa"/>
              </w:tcPr>
            </w:tcPrChange>
          </w:tcPr>
          <w:p w:rsidR="006C3AF8" w:rsidRPr="006C3AF8" w:rsidRDefault="006C3AF8" w:rsidP="00C4160F">
            <w:pPr>
              <w:rPr>
                <w:rFonts w:ascii="Arial" w:hAnsi="Arial" w:cs="Arial"/>
                <w:color w:val="4F81BD" w:themeColor="accent1"/>
              </w:rPr>
            </w:pPr>
            <w:r w:rsidRPr="006C3AF8">
              <w:rPr>
                <w:rFonts w:ascii="Arial" w:hAnsi="Arial" w:cs="Arial"/>
                <w:color w:val="4F81BD" w:themeColor="accent1"/>
              </w:rPr>
              <w:t xml:space="preserve">                </w:t>
            </w:r>
            <w:proofErr w:type="spellStart"/>
            <w:r w:rsidRPr="006C3AF8">
              <w:rPr>
                <w:rFonts w:ascii="Arial" w:hAnsi="Arial" w:cs="Arial"/>
                <w:color w:val="4F81BD" w:themeColor="accent1"/>
              </w:rPr>
              <w:t>Attributi</w:t>
            </w:r>
            <w:proofErr w:type="spellEnd"/>
          </w:p>
        </w:tc>
      </w:tr>
      <w:tr w:rsidR="006C3AF8" w:rsidRPr="00215746" w:rsidTr="004225FF">
        <w:tc>
          <w:tcPr>
            <w:tcW w:w="2850" w:type="dxa"/>
            <w:tcPrChange w:id="1169" w:author="Enrico Monte" w:date="2019-01-19T19:01:00Z">
              <w:tcPr>
                <w:tcW w:w="3209" w:type="dxa"/>
              </w:tcPr>
            </w:tcPrChange>
          </w:tcPr>
          <w:p w:rsidR="006C3AF8" w:rsidRPr="006C3AF8" w:rsidRDefault="006C3AF8" w:rsidP="00C4160F">
            <w:pPr>
              <w:rPr>
                <w:rFonts w:ascii="Arial" w:hAnsi="Arial" w:cs="Arial"/>
              </w:rPr>
            </w:pPr>
            <w:proofErr w:type="spellStart"/>
            <w:r w:rsidRPr="006C3AF8">
              <w:rPr>
                <w:rFonts w:ascii="Arial" w:hAnsi="Arial" w:cs="Arial"/>
              </w:rPr>
              <w:t>Utente</w:t>
            </w:r>
            <w:proofErr w:type="spellEnd"/>
          </w:p>
        </w:tc>
        <w:tc>
          <w:tcPr>
            <w:tcW w:w="2974" w:type="dxa"/>
            <w:tcPrChange w:id="1170" w:author="Enrico Monte" w:date="2019-01-19T19:01:00Z">
              <w:tcPr>
                <w:tcW w:w="3209" w:type="dxa"/>
              </w:tcPr>
            </w:tcPrChange>
          </w:tcPr>
          <w:p w:rsidR="006C3AF8" w:rsidRPr="006C3AF8" w:rsidRDefault="006C3AF8" w:rsidP="00C4160F">
            <w:pPr>
              <w:rPr>
                <w:rFonts w:ascii="Arial" w:hAnsi="Arial" w:cs="Arial"/>
                <w:b/>
                <w:i/>
                <w:sz w:val="22"/>
                <w:szCs w:val="22"/>
                <w:lang w:val="it-IT"/>
              </w:rPr>
            </w:pPr>
            <w:r w:rsidRPr="006C3AF8">
              <w:rPr>
                <w:rFonts w:ascii="Arial" w:hAnsi="Arial" w:cs="Arial"/>
                <w:b/>
                <w:i/>
                <w:sz w:val="22"/>
                <w:szCs w:val="22"/>
                <w:lang w:val="it-IT"/>
              </w:rPr>
              <w:t>Utente, inteso come Amministratore e/o Gestore di edificio, zona o città, che si interfaccia con il sistema.</w:t>
            </w:r>
          </w:p>
        </w:tc>
        <w:tc>
          <w:tcPr>
            <w:tcW w:w="3032" w:type="dxa"/>
            <w:tcPrChange w:id="1171" w:author="Enrico Monte" w:date="2019-01-19T19:01:00Z">
              <w:tcPr>
                <w:tcW w:w="3210" w:type="dxa"/>
              </w:tcPr>
            </w:tcPrChange>
          </w:tcPr>
          <w:p w:rsidR="006C3AF8" w:rsidRPr="006C3AF8" w:rsidRDefault="006C3AF8" w:rsidP="00C4160F">
            <w:pPr>
              <w:rPr>
                <w:rFonts w:ascii="Arial" w:hAnsi="Arial" w:cs="Arial"/>
                <w:lang w:val="it-IT"/>
              </w:rPr>
            </w:pPr>
            <w:r w:rsidRPr="006C3AF8">
              <w:rPr>
                <w:rFonts w:ascii="Arial" w:hAnsi="Arial" w:cs="Arial"/>
                <w:b/>
                <w:lang w:val="it-IT"/>
              </w:rPr>
              <w:t>Username</w:t>
            </w:r>
            <w:r w:rsidRPr="006C3AF8">
              <w:rPr>
                <w:rFonts w:ascii="Arial" w:hAnsi="Arial" w:cs="Arial"/>
                <w:lang w:val="it-IT"/>
              </w:rPr>
              <w:t xml:space="preserve"> (</w:t>
            </w:r>
            <w:proofErr w:type="spellStart"/>
            <w:r w:rsidRPr="006C3AF8">
              <w:rPr>
                <w:rFonts w:ascii="Arial" w:hAnsi="Arial" w:cs="Arial"/>
                <w:lang w:val="it-IT"/>
              </w:rPr>
              <w:t>Primary</w:t>
            </w:r>
            <w:proofErr w:type="spellEnd"/>
            <w:r w:rsidRPr="006C3AF8">
              <w:rPr>
                <w:rFonts w:ascii="Arial" w:hAnsi="Arial" w:cs="Arial"/>
                <w:lang w:val="it-IT"/>
              </w:rPr>
              <w:t xml:space="preserve"> Key), Nome, Cognome, </w:t>
            </w:r>
            <w:proofErr w:type="spellStart"/>
            <w:r w:rsidRPr="006C3AF8">
              <w:rPr>
                <w:rFonts w:ascii="Arial" w:hAnsi="Arial" w:cs="Arial"/>
                <w:lang w:val="it-IT"/>
              </w:rPr>
              <w:t>Numero_Telefono</w:t>
            </w:r>
            <w:proofErr w:type="spellEnd"/>
            <w:r w:rsidRPr="006C3AF8">
              <w:rPr>
                <w:rFonts w:ascii="Arial" w:hAnsi="Arial" w:cs="Arial"/>
                <w:lang w:val="it-IT"/>
              </w:rPr>
              <w:t>, Tipo, Password.</w:t>
            </w:r>
          </w:p>
        </w:tc>
      </w:tr>
      <w:tr w:rsidR="006C3AF8" w:rsidRPr="006C3AF8" w:rsidTr="004225FF">
        <w:tc>
          <w:tcPr>
            <w:tcW w:w="2850" w:type="dxa"/>
            <w:tcPrChange w:id="1172" w:author="Enrico Monte" w:date="2019-01-19T19:01:00Z">
              <w:tcPr>
                <w:tcW w:w="3209" w:type="dxa"/>
              </w:tcPr>
            </w:tcPrChange>
          </w:tcPr>
          <w:p w:rsidR="006C3AF8" w:rsidRPr="006C3AF8" w:rsidRDefault="006C3AF8" w:rsidP="00C4160F">
            <w:pPr>
              <w:rPr>
                <w:rFonts w:ascii="Arial" w:hAnsi="Arial" w:cs="Arial"/>
              </w:rPr>
            </w:pPr>
            <w:proofErr w:type="spellStart"/>
            <w:r w:rsidRPr="006C3AF8">
              <w:rPr>
                <w:rFonts w:ascii="Arial" w:hAnsi="Arial" w:cs="Arial"/>
              </w:rPr>
              <w:t>Sensore</w:t>
            </w:r>
            <w:proofErr w:type="spellEnd"/>
          </w:p>
        </w:tc>
        <w:tc>
          <w:tcPr>
            <w:tcW w:w="2974" w:type="dxa"/>
            <w:tcPrChange w:id="1173" w:author="Enrico Monte" w:date="2019-01-19T19:01:00Z">
              <w:tcPr>
                <w:tcW w:w="3209" w:type="dxa"/>
              </w:tcPr>
            </w:tcPrChange>
          </w:tcPr>
          <w:p w:rsidR="006C3AF8" w:rsidRPr="006C3AF8" w:rsidRDefault="006C3AF8" w:rsidP="00C4160F">
            <w:pPr>
              <w:rPr>
                <w:rFonts w:ascii="Arial" w:hAnsi="Arial" w:cs="Arial"/>
                <w:b/>
                <w:i/>
                <w:sz w:val="22"/>
                <w:szCs w:val="22"/>
                <w:lang w:val="it-IT"/>
              </w:rPr>
            </w:pPr>
            <w:r w:rsidRPr="006C3AF8">
              <w:rPr>
                <w:rFonts w:ascii="Arial" w:hAnsi="Arial" w:cs="Arial"/>
                <w:b/>
                <w:i/>
                <w:sz w:val="22"/>
                <w:szCs w:val="22"/>
                <w:lang w:val="it-IT"/>
              </w:rPr>
              <w:t>Dispositivo in grado di trasformare la grandezza in ingresso in un particolare valore di altra natura (valori interi, valori decimali).</w:t>
            </w:r>
          </w:p>
        </w:tc>
        <w:tc>
          <w:tcPr>
            <w:tcW w:w="3032" w:type="dxa"/>
            <w:tcPrChange w:id="1174" w:author="Enrico Monte" w:date="2019-01-19T19:01:00Z">
              <w:tcPr>
                <w:tcW w:w="3210" w:type="dxa"/>
              </w:tcPr>
            </w:tcPrChange>
          </w:tcPr>
          <w:p w:rsidR="006C3AF8" w:rsidRPr="006C3AF8" w:rsidRDefault="006C3AF8" w:rsidP="00C4160F">
            <w:pPr>
              <w:rPr>
                <w:rFonts w:ascii="Arial" w:hAnsi="Arial" w:cs="Arial"/>
                <w:lang w:val="it-IT"/>
              </w:rPr>
            </w:pPr>
            <w:r w:rsidRPr="006C3AF8">
              <w:rPr>
                <w:rFonts w:ascii="Arial" w:hAnsi="Arial" w:cs="Arial"/>
                <w:b/>
                <w:lang w:val="it-IT"/>
              </w:rPr>
              <w:t>Codice</w:t>
            </w:r>
            <w:r w:rsidRPr="006C3AF8">
              <w:rPr>
                <w:rFonts w:ascii="Arial" w:hAnsi="Arial" w:cs="Arial"/>
                <w:lang w:val="it-IT"/>
              </w:rPr>
              <w:t xml:space="preserve"> (</w:t>
            </w:r>
            <w:proofErr w:type="spellStart"/>
            <w:r w:rsidRPr="006C3AF8">
              <w:rPr>
                <w:rFonts w:ascii="Arial" w:hAnsi="Arial" w:cs="Arial"/>
                <w:lang w:val="it-IT"/>
              </w:rPr>
              <w:t>Primary</w:t>
            </w:r>
            <w:proofErr w:type="spellEnd"/>
            <w:r w:rsidRPr="006C3AF8">
              <w:rPr>
                <w:rFonts w:ascii="Arial" w:hAnsi="Arial" w:cs="Arial"/>
                <w:lang w:val="it-IT"/>
              </w:rPr>
              <w:t xml:space="preserve"> key), Stato, Tipo</w:t>
            </w:r>
            <w:ins w:id="1175" w:author="Enrico Monte" w:date="2019-01-19T18:58:00Z">
              <w:r w:rsidR="004225FF">
                <w:rPr>
                  <w:rFonts w:ascii="Arial" w:hAnsi="Arial" w:cs="Arial"/>
                  <w:lang w:val="it-IT"/>
                </w:rPr>
                <w:t xml:space="preserve">, </w:t>
              </w:r>
              <w:proofErr w:type="spellStart"/>
              <w:r w:rsidR="004225FF">
                <w:rPr>
                  <w:rFonts w:ascii="Arial" w:hAnsi="Arial" w:cs="Arial"/>
                  <w:lang w:val="it-IT"/>
                </w:rPr>
                <w:t>sending_ti</w:t>
              </w:r>
            </w:ins>
            <w:ins w:id="1176" w:author="Enrico Monte" w:date="2019-01-19T18:59:00Z">
              <w:r w:rsidR="004225FF">
                <w:rPr>
                  <w:rFonts w:ascii="Arial" w:hAnsi="Arial" w:cs="Arial"/>
                  <w:lang w:val="it-IT"/>
                </w:rPr>
                <w:t>me</w:t>
              </w:r>
              <w:proofErr w:type="spellEnd"/>
              <w:r w:rsidR="004225FF">
                <w:rPr>
                  <w:rFonts w:ascii="Arial" w:hAnsi="Arial" w:cs="Arial"/>
                  <w:lang w:val="it-IT"/>
                </w:rPr>
                <w:t>.</w:t>
              </w:r>
            </w:ins>
            <w:del w:id="1177" w:author="Enrico Monte" w:date="2019-01-19T18:58:00Z">
              <w:r w:rsidRPr="006C3AF8" w:rsidDel="004225FF">
                <w:rPr>
                  <w:rFonts w:ascii="Arial" w:hAnsi="Arial" w:cs="Arial"/>
                  <w:lang w:val="it-IT"/>
                </w:rPr>
                <w:delText>.</w:delText>
              </w:r>
            </w:del>
          </w:p>
        </w:tc>
      </w:tr>
      <w:tr w:rsidR="006C3AF8" w:rsidTr="004225FF">
        <w:tc>
          <w:tcPr>
            <w:tcW w:w="2850" w:type="dxa"/>
            <w:tcPrChange w:id="1178" w:author="Enrico Monte" w:date="2019-01-19T19:01:00Z">
              <w:tcPr>
                <w:tcW w:w="3209" w:type="dxa"/>
              </w:tcPr>
            </w:tcPrChange>
          </w:tcPr>
          <w:p w:rsidR="006C3AF8" w:rsidRPr="006C3AF8" w:rsidRDefault="006C3AF8" w:rsidP="00C4160F">
            <w:pPr>
              <w:rPr>
                <w:rFonts w:ascii="Arial" w:hAnsi="Arial" w:cs="Arial"/>
              </w:rPr>
            </w:pPr>
            <w:proofErr w:type="spellStart"/>
            <w:r w:rsidRPr="006C3AF8">
              <w:rPr>
                <w:rFonts w:ascii="Arial" w:hAnsi="Arial" w:cs="Arial"/>
              </w:rPr>
              <w:t>Città</w:t>
            </w:r>
            <w:proofErr w:type="spellEnd"/>
          </w:p>
        </w:tc>
        <w:tc>
          <w:tcPr>
            <w:tcW w:w="2974" w:type="dxa"/>
            <w:tcPrChange w:id="1179" w:author="Enrico Monte" w:date="2019-01-19T19:01:00Z">
              <w:tcPr>
                <w:tcW w:w="3209" w:type="dxa"/>
              </w:tcPr>
            </w:tcPrChange>
          </w:tcPr>
          <w:p w:rsidR="006C3AF8" w:rsidRPr="006C3AF8" w:rsidRDefault="006C3AF8" w:rsidP="00C4160F">
            <w:pPr>
              <w:rPr>
                <w:rFonts w:ascii="Arial" w:hAnsi="Arial" w:cs="Arial"/>
                <w:b/>
                <w:i/>
                <w:sz w:val="22"/>
                <w:szCs w:val="22"/>
                <w:lang w:val="it-IT"/>
              </w:rPr>
            </w:pPr>
            <w:r w:rsidRPr="006C3AF8">
              <w:rPr>
                <w:rFonts w:ascii="Arial" w:hAnsi="Arial" w:cs="Arial"/>
                <w:b/>
                <w:i/>
                <w:sz w:val="22"/>
                <w:szCs w:val="22"/>
                <w:lang w:val="it-IT"/>
              </w:rPr>
              <w:t>Macro-area contente al suo interno una o più zone.</w:t>
            </w:r>
          </w:p>
        </w:tc>
        <w:tc>
          <w:tcPr>
            <w:tcW w:w="3032" w:type="dxa"/>
            <w:tcPrChange w:id="1180" w:author="Enrico Monte" w:date="2019-01-19T19:01:00Z">
              <w:tcPr>
                <w:tcW w:w="3210" w:type="dxa"/>
              </w:tcPr>
            </w:tcPrChange>
          </w:tcPr>
          <w:p w:rsidR="006C3AF8" w:rsidRPr="006C3AF8" w:rsidRDefault="006C3AF8" w:rsidP="00C4160F">
            <w:pPr>
              <w:rPr>
                <w:rFonts w:ascii="Arial" w:hAnsi="Arial" w:cs="Arial"/>
              </w:rPr>
            </w:pPr>
            <w:r w:rsidRPr="006C3AF8">
              <w:rPr>
                <w:rFonts w:ascii="Arial" w:hAnsi="Arial" w:cs="Arial"/>
              </w:rPr>
              <w:t>Nome.</w:t>
            </w:r>
          </w:p>
        </w:tc>
      </w:tr>
      <w:tr w:rsidR="006C3AF8" w:rsidTr="004225FF">
        <w:tc>
          <w:tcPr>
            <w:tcW w:w="2850" w:type="dxa"/>
            <w:tcPrChange w:id="1181" w:author="Enrico Monte" w:date="2019-01-19T19:01:00Z">
              <w:tcPr>
                <w:tcW w:w="3209" w:type="dxa"/>
              </w:tcPr>
            </w:tcPrChange>
          </w:tcPr>
          <w:p w:rsidR="006C3AF8" w:rsidRPr="006C3AF8" w:rsidRDefault="006C3AF8" w:rsidP="00C4160F">
            <w:pPr>
              <w:rPr>
                <w:rFonts w:ascii="Arial" w:hAnsi="Arial" w:cs="Arial"/>
                <w:color w:val="FF0000"/>
              </w:rPr>
            </w:pPr>
            <w:r w:rsidRPr="006C3AF8">
              <w:rPr>
                <w:rFonts w:ascii="Arial" w:hAnsi="Arial" w:cs="Arial"/>
              </w:rPr>
              <w:t>Zona</w:t>
            </w:r>
          </w:p>
        </w:tc>
        <w:tc>
          <w:tcPr>
            <w:tcW w:w="2974" w:type="dxa"/>
            <w:tcPrChange w:id="1182" w:author="Enrico Monte" w:date="2019-01-19T19:01:00Z">
              <w:tcPr>
                <w:tcW w:w="3209" w:type="dxa"/>
              </w:tcPr>
            </w:tcPrChange>
          </w:tcPr>
          <w:p w:rsidR="006C3AF8" w:rsidRPr="006C3AF8" w:rsidRDefault="006C3AF8" w:rsidP="00C4160F">
            <w:pPr>
              <w:rPr>
                <w:rFonts w:ascii="Arial" w:hAnsi="Arial" w:cs="Arial"/>
                <w:b/>
                <w:i/>
                <w:sz w:val="22"/>
                <w:szCs w:val="22"/>
                <w:lang w:val="it-IT"/>
              </w:rPr>
            </w:pPr>
            <w:r w:rsidRPr="006C3AF8">
              <w:rPr>
                <w:rFonts w:ascii="Arial" w:hAnsi="Arial" w:cs="Arial"/>
                <w:b/>
                <w:i/>
                <w:sz w:val="22"/>
                <w:szCs w:val="22"/>
                <w:lang w:val="it-IT"/>
              </w:rPr>
              <w:t>Area sensibilmente più ristretta di una città.</w:t>
            </w:r>
          </w:p>
        </w:tc>
        <w:tc>
          <w:tcPr>
            <w:tcW w:w="3032" w:type="dxa"/>
            <w:tcPrChange w:id="1183" w:author="Enrico Monte" w:date="2019-01-19T19:01:00Z">
              <w:tcPr>
                <w:tcW w:w="3210" w:type="dxa"/>
              </w:tcPr>
            </w:tcPrChange>
          </w:tcPr>
          <w:p w:rsidR="006C3AF8" w:rsidRPr="006C3AF8" w:rsidRDefault="006C3AF8" w:rsidP="00C4160F">
            <w:pPr>
              <w:rPr>
                <w:rFonts w:ascii="Arial" w:hAnsi="Arial" w:cs="Arial"/>
              </w:rPr>
            </w:pPr>
            <w:r w:rsidRPr="006C3AF8">
              <w:rPr>
                <w:rFonts w:ascii="Arial" w:hAnsi="Arial" w:cs="Arial"/>
              </w:rPr>
              <w:t>Nome.</w:t>
            </w:r>
          </w:p>
        </w:tc>
      </w:tr>
      <w:tr w:rsidR="006C3AF8" w:rsidTr="004225FF">
        <w:tc>
          <w:tcPr>
            <w:tcW w:w="2850" w:type="dxa"/>
            <w:tcPrChange w:id="1184" w:author="Enrico Monte" w:date="2019-01-19T19:01:00Z">
              <w:tcPr>
                <w:tcW w:w="3209" w:type="dxa"/>
              </w:tcPr>
            </w:tcPrChange>
          </w:tcPr>
          <w:p w:rsidR="006C3AF8" w:rsidRPr="006C3AF8" w:rsidRDefault="006C3AF8" w:rsidP="00C4160F">
            <w:pPr>
              <w:rPr>
                <w:rFonts w:ascii="Arial" w:hAnsi="Arial" w:cs="Arial"/>
                <w:color w:val="FF0000"/>
              </w:rPr>
            </w:pPr>
            <w:proofErr w:type="spellStart"/>
            <w:r w:rsidRPr="006C3AF8">
              <w:rPr>
                <w:rFonts w:ascii="Arial" w:hAnsi="Arial" w:cs="Arial"/>
              </w:rPr>
              <w:t>Edificio</w:t>
            </w:r>
            <w:proofErr w:type="spellEnd"/>
          </w:p>
        </w:tc>
        <w:tc>
          <w:tcPr>
            <w:tcW w:w="2974" w:type="dxa"/>
            <w:tcPrChange w:id="1185" w:author="Enrico Monte" w:date="2019-01-19T19:01:00Z">
              <w:tcPr>
                <w:tcW w:w="3209" w:type="dxa"/>
              </w:tcPr>
            </w:tcPrChange>
          </w:tcPr>
          <w:p w:rsidR="006C3AF8" w:rsidRPr="006C3AF8" w:rsidRDefault="006C3AF8" w:rsidP="00C4160F">
            <w:pPr>
              <w:rPr>
                <w:rFonts w:ascii="Arial" w:hAnsi="Arial" w:cs="Arial"/>
                <w:b/>
                <w:i/>
                <w:sz w:val="22"/>
                <w:szCs w:val="22"/>
                <w:u w:val="single"/>
                <w:lang w:val="it-IT"/>
              </w:rPr>
            </w:pPr>
            <w:r w:rsidRPr="006C3AF8">
              <w:rPr>
                <w:rFonts w:ascii="Arial" w:hAnsi="Arial" w:cs="Arial"/>
                <w:b/>
                <w:i/>
                <w:sz w:val="22"/>
                <w:szCs w:val="22"/>
                <w:lang w:val="it-IT"/>
              </w:rPr>
              <w:t>Costruzione contenente al suo interno un certo numero di piani e stanze.</w:t>
            </w:r>
          </w:p>
        </w:tc>
        <w:tc>
          <w:tcPr>
            <w:tcW w:w="3032" w:type="dxa"/>
            <w:tcPrChange w:id="1186" w:author="Enrico Monte" w:date="2019-01-19T19:01:00Z">
              <w:tcPr>
                <w:tcW w:w="3210" w:type="dxa"/>
              </w:tcPr>
            </w:tcPrChange>
          </w:tcPr>
          <w:p w:rsidR="006C3AF8" w:rsidRPr="006C3AF8" w:rsidRDefault="006C3AF8" w:rsidP="00C4160F">
            <w:pPr>
              <w:rPr>
                <w:rFonts w:ascii="Arial" w:hAnsi="Arial" w:cs="Arial"/>
              </w:rPr>
            </w:pPr>
            <w:r w:rsidRPr="006C3AF8">
              <w:rPr>
                <w:rFonts w:ascii="Arial" w:hAnsi="Arial" w:cs="Arial"/>
              </w:rPr>
              <w:t>Nome.</w:t>
            </w:r>
          </w:p>
        </w:tc>
      </w:tr>
      <w:tr w:rsidR="006C3AF8" w:rsidDel="004225FF" w:rsidTr="004225FF">
        <w:trPr>
          <w:del w:id="1187" w:author="Enrico Monte" w:date="2019-01-19T19:01:00Z"/>
        </w:trPr>
        <w:tc>
          <w:tcPr>
            <w:tcW w:w="2850" w:type="dxa"/>
            <w:tcPrChange w:id="1188" w:author="Enrico Monte" w:date="2019-01-19T19:01:00Z">
              <w:tcPr>
                <w:tcW w:w="3209" w:type="dxa"/>
              </w:tcPr>
            </w:tcPrChange>
          </w:tcPr>
          <w:p w:rsidR="006C3AF8" w:rsidRPr="006C3AF8" w:rsidDel="004225FF" w:rsidRDefault="006C3AF8" w:rsidP="00C4160F">
            <w:pPr>
              <w:rPr>
                <w:del w:id="1189" w:author="Enrico Monte" w:date="2019-01-19T19:01:00Z"/>
                <w:rFonts w:ascii="Arial" w:hAnsi="Arial" w:cs="Arial"/>
                <w:color w:val="FF0000"/>
              </w:rPr>
            </w:pPr>
            <w:del w:id="1190" w:author="Enrico Monte" w:date="2019-01-19T19:01:00Z">
              <w:r w:rsidRPr="006C3AF8" w:rsidDel="004225FF">
                <w:rPr>
                  <w:rFonts w:ascii="Arial" w:hAnsi="Arial" w:cs="Arial"/>
                </w:rPr>
                <w:delText>Piano</w:delText>
              </w:r>
            </w:del>
          </w:p>
        </w:tc>
        <w:tc>
          <w:tcPr>
            <w:tcW w:w="2974" w:type="dxa"/>
            <w:tcPrChange w:id="1191" w:author="Enrico Monte" w:date="2019-01-19T19:01:00Z">
              <w:tcPr>
                <w:tcW w:w="3209" w:type="dxa"/>
              </w:tcPr>
            </w:tcPrChange>
          </w:tcPr>
          <w:p w:rsidR="006C3AF8" w:rsidRPr="006C3AF8" w:rsidDel="004225FF" w:rsidRDefault="006C3AF8" w:rsidP="00C4160F">
            <w:pPr>
              <w:rPr>
                <w:del w:id="1192" w:author="Enrico Monte" w:date="2019-01-19T19:01:00Z"/>
                <w:rFonts w:ascii="Arial" w:hAnsi="Arial" w:cs="Arial"/>
                <w:b/>
                <w:i/>
                <w:sz w:val="22"/>
                <w:szCs w:val="22"/>
                <w:lang w:val="it-IT"/>
              </w:rPr>
            </w:pPr>
            <w:del w:id="1193" w:author="Enrico Monte" w:date="2019-01-19T19:01:00Z">
              <w:r w:rsidRPr="006C3AF8" w:rsidDel="004225FF">
                <w:rPr>
                  <w:rFonts w:ascii="Arial" w:hAnsi="Arial" w:cs="Arial"/>
                  <w:b/>
                  <w:i/>
                  <w:sz w:val="22"/>
                  <w:szCs w:val="22"/>
                  <w:lang w:val="it-IT"/>
                </w:rPr>
                <w:delText>Identifica un certo piano all’interno di un edificio.</w:delText>
              </w:r>
            </w:del>
          </w:p>
        </w:tc>
        <w:tc>
          <w:tcPr>
            <w:tcW w:w="3032" w:type="dxa"/>
            <w:tcPrChange w:id="1194" w:author="Enrico Monte" w:date="2019-01-19T19:01:00Z">
              <w:tcPr>
                <w:tcW w:w="3210" w:type="dxa"/>
              </w:tcPr>
            </w:tcPrChange>
          </w:tcPr>
          <w:p w:rsidR="006C3AF8" w:rsidRPr="006C3AF8" w:rsidDel="004225FF" w:rsidRDefault="006C3AF8" w:rsidP="00C4160F">
            <w:pPr>
              <w:rPr>
                <w:del w:id="1195" w:author="Enrico Monte" w:date="2019-01-19T19:01:00Z"/>
                <w:rFonts w:ascii="Arial" w:hAnsi="Arial" w:cs="Arial"/>
                <w:color w:val="FF0000"/>
              </w:rPr>
            </w:pPr>
            <w:del w:id="1196" w:author="Enrico Monte" w:date="2019-01-19T19:01:00Z">
              <w:r w:rsidRPr="006C3AF8" w:rsidDel="004225FF">
                <w:rPr>
                  <w:rFonts w:ascii="Arial" w:hAnsi="Arial" w:cs="Arial"/>
                </w:rPr>
                <w:delText>Numero.</w:delText>
              </w:r>
            </w:del>
          </w:p>
        </w:tc>
      </w:tr>
      <w:tr w:rsidR="006C3AF8" w:rsidTr="004225FF">
        <w:tc>
          <w:tcPr>
            <w:tcW w:w="2850" w:type="dxa"/>
            <w:tcPrChange w:id="1197" w:author="Enrico Monte" w:date="2019-01-19T19:01:00Z">
              <w:tcPr>
                <w:tcW w:w="3209" w:type="dxa"/>
              </w:tcPr>
            </w:tcPrChange>
          </w:tcPr>
          <w:p w:rsidR="006C3AF8" w:rsidRPr="006C3AF8" w:rsidRDefault="006C3AF8" w:rsidP="00C4160F">
            <w:pPr>
              <w:rPr>
                <w:rFonts w:ascii="Arial" w:hAnsi="Arial" w:cs="Arial"/>
                <w:color w:val="FF0000"/>
              </w:rPr>
            </w:pPr>
            <w:r w:rsidRPr="006C3AF8">
              <w:rPr>
                <w:rFonts w:ascii="Arial" w:hAnsi="Arial" w:cs="Arial"/>
              </w:rPr>
              <w:t>Stanza</w:t>
            </w:r>
          </w:p>
        </w:tc>
        <w:tc>
          <w:tcPr>
            <w:tcW w:w="2974" w:type="dxa"/>
            <w:tcPrChange w:id="1198" w:author="Enrico Monte" w:date="2019-01-19T19:01:00Z">
              <w:tcPr>
                <w:tcW w:w="3209" w:type="dxa"/>
              </w:tcPr>
            </w:tcPrChange>
          </w:tcPr>
          <w:p w:rsidR="006C3AF8" w:rsidRPr="006C3AF8" w:rsidRDefault="006C3AF8" w:rsidP="00C4160F">
            <w:pPr>
              <w:rPr>
                <w:rFonts w:ascii="Arial" w:hAnsi="Arial" w:cs="Arial"/>
                <w:b/>
                <w:i/>
                <w:sz w:val="22"/>
                <w:szCs w:val="22"/>
                <w:lang w:val="it-IT"/>
              </w:rPr>
            </w:pPr>
            <w:r w:rsidRPr="006C3AF8">
              <w:rPr>
                <w:rFonts w:ascii="Arial" w:hAnsi="Arial" w:cs="Arial"/>
                <w:b/>
                <w:i/>
                <w:sz w:val="22"/>
                <w:szCs w:val="22"/>
                <w:lang w:val="it-IT"/>
              </w:rPr>
              <w:t>Si intende un ambiente destinato ad ospitare al suo interno un certo numero di sensori.</w:t>
            </w:r>
          </w:p>
        </w:tc>
        <w:tc>
          <w:tcPr>
            <w:tcW w:w="3032" w:type="dxa"/>
            <w:tcPrChange w:id="1199" w:author="Enrico Monte" w:date="2019-01-19T19:01:00Z">
              <w:tcPr>
                <w:tcW w:w="3210" w:type="dxa"/>
              </w:tcPr>
            </w:tcPrChange>
          </w:tcPr>
          <w:p w:rsidR="006C3AF8" w:rsidRPr="006C3AF8" w:rsidRDefault="006C3AF8" w:rsidP="00C4160F">
            <w:pPr>
              <w:rPr>
                <w:rFonts w:ascii="Arial" w:hAnsi="Arial" w:cs="Arial"/>
                <w:color w:val="FF0000"/>
              </w:rPr>
            </w:pPr>
            <w:r w:rsidRPr="006C3AF8">
              <w:rPr>
                <w:rFonts w:ascii="Arial" w:hAnsi="Arial" w:cs="Arial"/>
              </w:rPr>
              <w:t>Nome</w:t>
            </w:r>
            <w:ins w:id="1200" w:author="Enrico Monte" w:date="2019-01-19T19:01:00Z">
              <w:r w:rsidR="004225FF">
                <w:rPr>
                  <w:rFonts w:ascii="Arial" w:hAnsi="Arial" w:cs="Arial"/>
                </w:rPr>
                <w:t>, piano</w:t>
              </w:r>
            </w:ins>
            <w:r w:rsidRPr="006C3AF8">
              <w:rPr>
                <w:rFonts w:ascii="Arial" w:hAnsi="Arial" w:cs="Arial"/>
              </w:rPr>
              <w:t>.</w:t>
            </w:r>
          </w:p>
        </w:tc>
      </w:tr>
      <w:tr w:rsidR="006C3AF8" w:rsidRPr="00215746" w:rsidTr="004225FF">
        <w:tc>
          <w:tcPr>
            <w:tcW w:w="2850" w:type="dxa"/>
            <w:tcPrChange w:id="1201" w:author="Enrico Monte" w:date="2019-01-19T19:01:00Z">
              <w:tcPr>
                <w:tcW w:w="3209" w:type="dxa"/>
              </w:tcPr>
            </w:tcPrChange>
          </w:tcPr>
          <w:p w:rsidR="006C3AF8" w:rsidRPr="006C3AF8" w:rsidRDefault="006C3AF8" w:rsidP="00C4160F">
            <w:pPr>
              <w:rPr>
                <w:rFonts w:ascii="Arial" w:hAnsi="Arial" w:cs="Arial"/>
                <w:color w:val="FF0000"/>
              </w:rPr>
            </w:pPr>
            <w:r w:rsidRPr="006C3AF8">
              <w:rPr>
                <w:rFonts w:ascii="Arial" w:hAnsi="Arial" w:cs="Arial"/>
              </w:rPr>
              <w:t>Valore</w:t>
            </w:r>
          </w:p>
        </w:tc>
        <w:tc>
          <w:tcPr>
            <w:tcW w:w="2974" w:type="dxa"/>
            <w:tcPrChange w:id="1202" w:author="Enrico Monte" w:date="2019-01-19T19:01:00Z">
              <w:tcPr>
                <w:tcW w:w="3209" w:type="dxa"/>
              </w:tcPr>
            </w:tcPrChange>
          </w:tcPr>
          <w:p w:rsidR="006C3AF8" w:rsidRPr="006C3AF8" w:rsidRDefault="006C3AF8" w:rsidP="00C4160F">
            <w:pPr>
              <w:rPr>
                <w:rFonts w:ascii="Arial" w:hAnsi="Arial" w:cs="Arial"/>
                <w:b/>
                <w:i/>
                <w:sz w:val="22"/>
                <w:szCs w:val="22"/>
                <w:lang w:val="it-IT"/>
              </w:rPr>
            </w:pPr>
            <w:r w:rsidRPr="006C3AF8">
              <w:rPr>
                <w:rFonts w:ascii="Arial" w:hAnsi="Arial" w:cs="Arial"/>
                <w:b/>
                <w:i/>
                <w:sz w:val="22"/>
                <w:szCs w:val="22"/>
                <w:lang w:val="it-IT"/>
              </w:rPr>
              <w:t>Particolare dato, tipicamente di natura decimale e/o intera, registrato da un sensore.</w:t>
            </w:r>
          </w:p>
        </w:tc>
        <w:tc>
          <w:tcPr>
            <w:tcW w:w="3032" w:type="dxa"/>
            <w:tcPrChange w:id="1203" w:author="Enrico Monte" w:date="2019-01-19T19:01:00Z">
              <w:tcPr>
                <w:tcW w:w="3210" w:type="dxa"/>
              </w:tcPr>
            </w:tcPrChange>
          </w:tcPr>
          <w:p w:rsidR="006C3AF8" w:rsidRPr="006C3AF8" w:rsidRDefault="006C3AF8" w:rsidP="00C4160F">
            <w:pPr>
              <w:rPr>
                <w:rFonts w:ascii="Arial" w:hAnsi="Arial" w:cs="Arial"/>
                <w:lang w:val="it-IT"/>
              </w:rPr>
            </w:pPr>
            <w:proofErr w:type="spellStart"/>
            <w:r w:rsidRPr="006C3AF8">
              <w:rPr>
                <w:rFonts w:ascii="Arial" w:hAnsi="Arial" w:cs="Arial"/>
                <w:lang w:val="it-IT"/>
              </w:rPr>
              <w:t>Valore_Percepito</w:t>
            </w:r>
            <w:proofErr w:type="spellEnd"/>
            <w:r w:rsidRPr="006C3AF8">
              <w:rPr>
                <w:rFonts w:ascii="Arial" w:hAnsi="Arial" w:cs="Arial"/>
                <w:lang w:val="it-IT"/>
              </w:rPr>
              <w:t xml:space="preserve">, </w:t>
            </w:r>
            <w:proofErr w:type="spellStart"/>
            <w:r w:rsidRPr="006C3AF8">
              <w:rPr>
                <w:rFonts w:ascii="Arial" w:hAnsi="Arial" w:cs="Arial"/>
                <w:lang w:val="it-IT"/>
              </w:rPr>
              <w:t>TimeStamp</w:t>
            </w:r>
            <w:proofErr w:type="spellEnd"/>
            <w:r w:rsidRPr="006C3AF8">
              <w:rPr>
                <w:rFonts w:ascii="Arial" w:hAnsi="Arial" w:cs="Arial"/>
                <w:lang w:val="it-IT"/>
              </w:rPr>
              <w:t xml:space="preserve"> (Giorno, Ora, Minuti e Secondi in cui un certo valore è stato registrato).</w:t>
            </w:r>
          </w:p>
        </w:tc>
      </w:tr>
      <w:tr w:rsidR="006C3AF8" w:rsidRPr="00215746" w:rsidTr="004225FF">
        <w:tc>
          <w:tcPr>
            <w:tcW w:w="2850" w:type="dxa"/>
            <w:tcPrChange w:id="1204" w:author="Enrico Monte" w:date="2019-01-19T19:01:00Z">
              <w:tcPr>
                <w:tcW w:w="3209" w:type="dxa"/>
              </w:tcPr>
            </w:tcPrChange>
          </w:tcPr>
          <w:p w:rsidR="006C3AF8" w:rsidRPr="006C3AF8" w:rsidRDefault="006C3AF8" w:rsidP="00C4160F">
            <w:pPr>
              <w:rPr>
                <w:rFonts w:ascii="Arial" w:hAnsi="Arial" w:cs="Arial"/>
              </w:rPr>
            </w:pPr>
            <w:proofErr w:type="spellStart"/>
            <w:r w:rsidRPr="006C3AF8">
              <w:rPr>
                <w:rFonts w:ascii="Arial" w:hAnsi="Arial" w:cs="Arial"/>
              </w:rPr>
              <w:t>Valori</w:t>
            </w:r>
            <w:proofErr w:type="spellEnd"/>
            <w:r w:rsidRPr="006C3AF8">
              <w:rPr>
                <w:rFonts w:ascii="Arial" w:hAnsi="Arial" w:cs="Arial"/>
              </w:rPr>
              <w:t xml:space="preserve"> </w:t>
            </w:r>
            <w:proofErr w:type="spellStart"/>
            <w:r w:rsidRPr="006C3AF8">
              <w:rPr>
                <w:rFonts w:ascii="Arial" w:hAnsi="Arial" w:cs="Arial"/>
              </w:rPr>
              <w:t>Associati</w:t>
            </w:r>
            <w:proofErr w:type="spellEnd"/>
          </w:p>
        </w:tc>
        <w:tc>
          <w:tcPr>
            <w:tcW w:w="2974" w:type="dxa"/>
            <w:tcPrChange w:id="1205" w:author="Enrico Monte" w:date="2019-01-19T19:01:00Z">
              <w:tcPr>
                <w:tcW w:w="3209" w:type="dxa"/>
              </w:tcPr>
            </w:tcPrChange>
          </w:tcPr>
          <w:p w:rsidR="006C3AF8" w:rsidRPr="006C3AF8" w:rsidRDefault="006C3AF8" w:rsidP="00C4160F">
            <w:pPr>
              <w:rPr>
                <w:rFonts w:ascii="Arial" w:hAnsi="Arial" w:cs="Arial"/>
                <w:b/>
                <w:i/>
                <w:sz w:val="22"/>
                <w:szCs w:val="22"/>
                <w:lang w:val="it-IT"/>
              </w:rPr>
            </w:pPr>
            <w:r w:rsidRPr="006C3AF8">
              <w:rPr>
                <w:rFonts w:ascii="Arial" w:hAnsi="Arial" w:cs="Arial"/>
                <w:b/>
                <w:i/>
                <w:sz w:val="22"/>
                <w:szCs w:val="22"/>
                <w:lang w:val="it-IT"/>
              </w:rPr>
              <w:t>Valori minimali e massimali associati ad una certa stanza, tipicamente di natura decimale/intera. Si presuppone infatti che ogni gestore di edifico abbia la possibilità di impostare valori minimali e massimali accettabili per una certa stanza. Si avranno valori minimali e massimali per ogni variabile ambientale.</w:t>
            </w:r>
          </w:p>
        </w:tc>
        <w:tc>
          <w:tcPr>
            <w:tcW w:w="3032" w:type="dxa"/>
            <w:tcPrChange w:id="1206" w:author="Enrico Monte" w:date="2019-01-19T19:01:00Z">
              <w:tcPr>
                <w:tcW w:w="3210" w:type="dxa"/>
              </w:tcPr>
            </w:tcPrChange>
          </w:tcPr>
          <w:p w:rsidR="006C3AF8" w:rsidRPr="006C3AF8" w:rsidRDefault="006C3AF8" w:rsidP="00C4160F">
            <w:pPr>
              <w:rPr>
                <w:rFonts w:ascii="Arial" w:hAnsi="Arial" w:cs="Arial"/>
                <w:lang w:val="it-IT"/>
              </w:rPr>
            </w:pPr>
            <w:proofErr w:type="spellStart"/>
            <w:r w:rsidRPr="006C3AF8">
              <w:rPr>
                <w:rFonts w:ascii="Arial" w:hAnsi="Arial" w:cs="Arial"/>
                <w:lang w:val="it-IT"/>
              </w:rPr>
              <w:t>Min_Value</w:t>
            </w:r>
            <w:proofErr w:type="spellEnd"/>
            <w:r w:rsidRPr="006C3AF8">
              <w:rPr>
                <w:rFonts w:ascii="Arial" w:hAnsi="Arial" w:cs="Arial"/>
                <w:lang w:val="it-IT"/>
              </w:rPr>
              <w:t xml:space="preserve"> Temperatura, </w:t>
            </w:r>
            <w:proofErr w:type="spellStart"/>
            <w:r w:rsidRPr="006C3AF8">
              <w:rPr>
                <w:rFonts w:ascii="Arial" w:hAnsi="Arial" w:cs="Arial"/>
                <w:lang w:val="it-IT"/>
              </w:rPr>
              <w:t>Max_Value</w:t>
            </w:r>
            <w:proofErr w:type="spellEnd"/>
            <w:r w:rsidRPr="006C3AF8">
              <w:rPr>
                <w:rFonts w:ascii="Arial" w:hAnsi="Arial" w:cs="Arial"/>
                <w:lang w:val="it-IT"/>
              </w:rPr>
              <w:t xml:space="preserve"> Temperatura, </w:t>
            </w:r>
            <w:proofErr w:type="spellStart"/>
            <w:r w:rsidRPr="006C3AF8">
              <w:rPr>
                <w:rFonts w:ascii="Arial" w:hAnsi="Arial" w:cs="Arial"/>
                <w:lang w:val="it-IT"/>
              </w:rPr>
              <w:t>Min_Value</w:t>
            </w:r>
            <w:proofErr w:type="spellEnd"/>
            <w:r w:rsidRPr="006C3AF8">
              <w:rPr>
                <w:rFonts w:ascii="Arial" w:hAnsi="Arial" w:cs="Arial"/>
                <w:lang w:val="it-IT"/>
              </w:rPr>
              <w:t xml:space="preserve"> Pressione, </w:t>
            </w:r>
            <w:proofErr w:type="spellStart"/>
            <w:r w:rsidRPr="006C3AF8">
              <w:rPr>
                <w:rFonts w:ascii="Arial" w:hAnsi="Arial" w:cs="Arial"/>
                <w:lang w:val="it-IT"/>
              </w:rPr>
              <w:t>Max_Value</w:t>
            </w:r>
            <w:proofErr w:type="spellEnd"/>
            <w:r w:rsidRPr="006C3AF8">
              <w:rPr>
                <w:rFonts w:ascii="Arial" w:hAnsi="Arial" w:cs="Arial"/>
                <w:lang w:val="it-IT"/>
              </w:rPr>
              <w:t xml:space="preserve"> Pressione, </w:t>
            </w:r>
            <w:proofErr w:type="spellStart"/>
            <w:r w:rsidRPr="006C3AF8">
              <w:rPr>
                <w:rFonts w:ascii="Arial" w:hAnsi="Arial" w:cs="Arial"/>
                <w:lang w:val="it-IT"/>
              </w:rPr>
              <w:t>Min_Value</w:t>
            </w:r>
            <w:proofErr w:type="spellEnd"/>
            <w:r w:rsidRPr="006C3AF8">
              <w:rPr>
                <w:rFonts w:ascii="Arial" w:hAnsi="Arial" w:cs="Arial"/>
                <w:lang w:val="it-IT"/>
              </w:rPr>
              <w:t xml:space="preserve"> Umidità, </w:t>
            </w:r>
            <w:proofErr w:type="spellStart"/>
            <w:r w:rsidRPr="006C3AF8">
              <w:rPr>
                <w:rFonts w:ascii="Arial" w:hAnsi="Arial" w:cs="Arial"/>
                <w:lang w:val="it-IT"/>
              </w:rPr>
              <w:t>Max_Value</w:t>
            </w:r>
            <w:proofErr w:type="spellEnd"/>
            <w:r w:rsidRPr="006C3AF8">
              <w:rPr>
                <w:rFonts w:ascii="Arial" w:hAnsi="Arial" w:cs="Arial"/>
                <w:lang w:val="it-IT"/>
              </w:rPr>
              <w:t xml:space="preserve"> Umidità,</w:t>
            </w:r>
          </w:p>
          <w:p w:rsidR="006C3AF8" w:rsidRPr="006C3AF8" w:rsidRDefault="006C3AF8" w:rsidP="00C4160F">
            <w:pPr>
              <w:rPr>
                <w:rFonts w:ascii="Arial" w:hAnsi="Arial" w:cs="Arial"/>
                <w:lang w:val="it-IT"/>
              </w:rPr>
            </w:pPr>
            <w:proofErr w:type="spellStart"/>
            <w:r w:rsidRPr="006C3AF8">
              <w:rPr>
                <w:rFonts w:ascii="Arial" w:hAnsi="Arial" w:cs="Arial"/>
                <w:lang w:val="it-IT"/>
              </w:rPr>
              <w:t>Min_Value</w:t>
            </w:r>
            <w:proofErr w:type="spellEnd"/>
            <w:r w:rsidRPr="006C3AF8">
              <w:rPr>
                <w:rFonts w:ascii="Arial" w:hAnsi="Arial" w:cs="Arial"/>
                <w:lang w:val="it-IT"/>
              </w:rPr>
              <w:t xml:space="preserve"> Luminosità,</w:t>
            </w:r>
          </w:p>
          <w:p w:rsidR="006C3AF8" w:rsidRPr="006C3AF8" w:rsidRDefault="006C3AF8" w:rsidP="00C4160F">
            <w:pPr>
              <w:rPr>
                <w:rFonts w:ascii="Arial" w:hAnsi="Arial" w:cs="Arial"/>
                <w:lang w:val="it-IT"/>
              </w:rPr>
            </w:pPr>
            <w:proofErr w:type="spellStart"/>
            <w:r w:rsidRPr="006C3AF8">
              <w:rPr>
                <w:rFonts w:ascii="Arial" w:hAnsi="Arial" w:cs="Arial"/>
                <w:lang w:val="it-IT"/>
              </w:rPr>
              <w:t>Max_Value</w:t>
            </w:r>
            <w:proofErr w:type="spellEnd"/>
            <w:r w:rsidRPr="006C3AF8">
              <w:rPr>
                <w:rFonts w:ascii="Arial" w:hAnsi="Arial" w:cs="Arial"/>
                <w:lang w:val="it-IT"/>
              </w:rPr>
              <w:t xml:space="preserve"> Luminosità.</w:t>
            </w:r>
          </w:p>
        </w:tc>
      </w:tr>
    </w:tbl>
    <w:p w:rsidR="006C3AF8" w:rsidRPr="006C3AF8" w:rsidRDefault="006C3AF8" w:rsidP="006C3AF8">
      <w:pPr>
        <w:rPr>
          <w:color w:val="FF0000"/>
          <w:sz w:val="28"/>
          <w:szCs w:val="28"/>
          <w:lang w:val="it-IT"/>
        </w:rPr>
      </w:pPr>
    </w:p>
    <w:p w:rsidR="004225FF" w:rsidRPr="003F7E55" w:rsidRDefault="004225FF" w:rsidP="006C3AF8">
      <w:pPr>
        <w:rPr>
          <w:ins w:id="1207" w:author="Enrico Monte" w:date="2019-01-19T19:03:00Z"/>
          <w:rFonts w:ascii="Arial" w:hAnsi="Arial" w:cs="Arial"/>
          <w:color w:val="4F81BD" w:themeColor="accent1"/>
          <w:sz w:val="32"/>
          <w:szCs w:val="32"/>
          <w:lang w:val="it-IT"/>
          <w:rPrChange w:id="1208" w:author="Enrico Monte" w:date="2019-01-19T23:10:00Z">
            <w:rPr>
              <w:ins w:id="1209" w:author="Enrico Monte" w:date="2019-01-19T19:03:00Z"/>
              <w:rFonts w:ascii="Arial" w:hAnsi="Arial" w:cs="Arial"/>
              <w:color w:val="4F81BD" w:themeColor="accent1"/>
              <w:sz w:val="32"/>
              <w:szCs w:val="32"/>
            </w:rPr>
          </w:rPrChange>
        </w:rPr>
      </w:pPr>
    </w:p>
    <w:p w:rsidR="006C3AF8" w:rsidRPr="006C3AF8" w:rsidRDefault="006C3AF8" w:rsidP="006C3AF8">
      <w:pPr>
        <w:rPr>
          <w:rFonts w:ascii="Arial" w:hAnsi="Arial" w:cs="Arial"/>
          <w:color w:val="4F81BD" w:themeColor="accent1"/>
          <w:sz w:val="32"/>
          <w:szCs w:val="32"/>
        </w:rPr>
      </w:pPr>
      <w:proofErr w:type="spellStart"/>
      <w:r w:rsidRPr="006C3AF8">
        <w:rPr>
          <w:rFonts w:ascii="Arial" w:hAnsi="Arial" w:cs="Arial"/>
          <w:color w:val="4F81BD" w:themeColor="accent1"/>
          <w:sz w:val="32"/>
          <w:szCs w:val="32"/>
        </w:rPr>
        <w:t>Documentazione</w:t>
      </w:r>
      <w:proofErr w:type="spellEnd"/>
      <w:r w:rsidRPr="006C3AF8">
        <w:rPr>
          <w:rFonts w:ascii="Arial" w:hAnsi="Arial" w:cs="Arial"/>
          <w:color w:val="4F81BD" w:themeColor="accent1"/>
          <w:sz w:val="32"/>
          <w:szCs w:val="32"/>
        </w:rPr>
        <w:t xml:space="preserve"> </w:t>
      </w:r>
      <w:proofErr w:type="spellStart"/>
      <w:r w:rsidRPr="006C3AF8">
        <w:rPr>
          <w:rFonts w:ascii="Arial" w:hAnsi="Arial" w:cs="Arial"/>
          <w:color w:val="4F81BD" w:themeColor="accent1"/>
          <w:sz w:val="32"/>
          <w:szCs w:val="32"/>
        </w:rPr>
        <w:t>delle</w:t>
      </w:r>
      <w:proofErr w:type="spellEnd"/>
      <w:r w:rsidRPr="006C3AF8">
        <w:rPr>
          <w:rFonts w:ascii="Arial" w:hAnsi="Arial" w:cs="Arial"/>
          <w:color w:val="4F81BD" w:themeColor="accent1"/>
          <w:sz w:val="32"/>
          <w:szCs w:val="32"/>
        </w:rPr>
        <w:t xml:space="preserve"> </w:t>
      </w:r>
      <w:proofErr w:type="spellStart"/>
      <w:r w:rsidRPr="006C3AF8">
        <w:rPr>
          <w:rFonts w:ascii="Arial" w:hAnsi="Arial" w:cs="Arial"/>
          <w:color w:val="4F81BD" w:themeColor="accent1"/>
          <w:sz w:val="32"/>
          <w:szCs w:val="32"/>
        </w:rPr>
        <w:t>Relazioni</w:t>
      </w:r>
      <w:proofErr w:type="spellEnd"/>
      <w:r w:rsidRPr="006C3AF8">
        <w:rPr>
          <w:rFonts w:ascii="Arial" w:hAnsi="Arial" w:cs="Arial"/>
          <w:color w:val="4F81BD" w:themeColor="accent1"/>
          <w:sz w:val="32"/>
          <w:szCs w:val="32"/>
        </w:rPr>
        <w:t>:</w:t>
      </w:r>
    </w:p>
    <w:p w:rsidR="006C3AF8" w:rsidRDefault="006C3AF8" w:rsidP="006C3AF8">
      <w:pPr>
        <w:rPr>
          <w:color w:val="FF0000"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53"/>
        <w:gridCol w:w="3001"/>
        <w:gridCol w:w="2776"/>
      </w:tblGrid>
      <w:tr w:rsidR="006C3AF8" w:rsidTr="004225FF">
        <w:tc>
          <w:tcPr>
            <w:tcW w:w="2940" w:type="dxa"/>
          </w:tcPr>
          <w:p w:rsidR="006C3AF8" w:rsidRPr="006C3AF8" w:rsidRDefault="006C3AF8" w:rsidP="00C4160F">
            <w:pPr>
              <w:rPr>
                <w:rFonts w:ascii="Arial" w:hAnsi="Arial" w:cs="Arial"/>
                <w:color w:val="4F81BD" w:themeColor="accent1"/>
              </w:rPr>
            </w:pPr>
            <w:proofErr w:type="spellStart"/>
            <w:r w:rsidRPr="006C3AF8">
              <w:rPr>
                <w:rFonts w:ascii="Arial" w:hAnsi="Arial" w:cs="Arial"/>
                <w:color w:val="4F81BD" w:themeColor="accent1"/>
              </w:rPr>
              <w:t>Relazione</w:t>
            </w:r>
            <w:proofErr w:type="spellEnd"/>
          </w:p>
        </w:tc>
        <w:tc>
          <w:tcPr>
            <w:tcW w:w="3052" w:type="dxa"/>
          </w:tcPr>
          <w:p w:rsidR="006C3AF8" w:rsidRPr="006C3AF8" w:rsidRDefault="006C3AF8" w:rsidP="00C4160F">
            <w:pPr>
              <w:rPr>
                <w:rFonts w:ascii="Arial" w:hAnsi="Arial" w:cs="Arial"/>
                <w:color w:val="4F81BD" w:themeColor="accent1"/>
              </w:rPr>
            </w:pPr>
            <w:proofErr w:type="spellStart"/>
            <w:r w:rsidRPr="006C3AF8">
              <w:rPr>
                <w:rFonts w:ascii="Arial" w:hAnsi="Arial" w:cs="Arial"/>
                <w:color w:val="4F81BD" w:themeColor="accent1"/>
              </w:rPr>
              <w:t>Descrizione</w:t>
            </w:r>
            <w:proofErr w:type="spellEnd"/>
          </w:p>
        </w:tc>
        <w:tc>
          <w:tcPr>
            <w:tcW w:w="2864" w:type="dxa"/>
          </w:tcPr>
          <w:p w:rsidR="006C3AF8" w:rsidRPr="006C3AF8" w:rsidRDefault="006C3AF8" w:rsidP="00C4160F">
            <w:pPr>
              <w:rPr>
                <w:rFonts w:ascii="Arial" w:hAnsi="Arial" w:cs="Arial"/>
                <w:color w:val="4F81BD" w:themeColor="accent1"/>
              </w:rPr>
            </w:pPr>
            <w:proofErr w:type="spellStart"/>
            <w:r w:rsidRPr="006C3AF8">
              <w:rPr>
                <w:rFonts w:ascii="Arial" w:hAnsi="Arial" w:cs="Arial"/>
                <w:color w:val="4F81BD" w:themeColor="accent1"/>
              </w:rPr>
              <w:t>Entità</w:t>
            </w:r>
            <w:proofErr w:type="spellEnd"/>
            <w:r w:rsidRPr="006C3AF8">
              <w:rPr>
                <w:rFonts w:ascii="Arial" w:hAnsi="Arial" w:cs="Arial"/>
                <w:color w:val="4F81BD" w:themeColor="accent1"/>
              </w:rPr>
              <w:t xml:space="preserve"> </w:t>
            </w:r>
            <w:proofErr w:type="spellStart"/>
            <w:r w:rsidRPr="006C3AF8">
              <w:rPr>
                <w:rFonts w:ascii="Arial" w:hAnsi="Arial" w:cs="Arial"/>
                <w:color w:val="4F81BD" w:themeColor="accent1"/>
              </w:rPr>
              <w:t>Coinvolte</w:t>
            </w:r>
            <w:proofErr w:type="spellEnd"/>
          </w:p>
        </w:tc>
      </w:tr>
      <w:tr w:rsidR="006C3AF8" w:rsidTr="004225FF">
        <w:tc>
          <w:tcPr>
            <w:tcW w:w="2940" w:type="dxa"/>
          </w:tcPr>
          <w:p w:rsidR="006C3AF8" w:rsidRPr="006C3AF8" w:rsidRDefault="006C3AF8" w:rsidP="00C4160F">
            <w:pPr>
              <w:rPr>
                <w:rFonts w:ascii="Arial" w:hAnsi="Arial" w:cs="Arial"/>
              </w:rPr>
            </w:pPr>
            <w:proofErr w:type="spellStart"/>
            <w:r w:rsidRPr="006C3AF8">
              <w:rPr>
                <w:rFonts w:ascii="Arial" w:hAnsi="Arial" w:cs="Arial"/>
              </w:rPr>
              <w:t>Gestione</w:t>
            </w:r>
            <w:proofErr w:type="spellEnd"/>
            <w:r w:rsidRPr="006C3AF8">
              <w:rPr>
                <w:rFonts w:ascii="Arial" w:hAnsi="Arial" w:cs="Arial"/>
              </w:rPr>
              <w:t xml:space="preserve"> </w:t>
            </w:r>
            <w:proofErr w:type="spellStart"/>
            <w:r w:rsidRPr="006C3AF8">
              <w:rPr>
                <w:rFonts w:ascii="Arial" w:hAnsi="Arial" w:cs="Arial"/>
              </w:rPr>
              <w:t>Città</w:t>
            </w:r>
            <w:proofErr w:type="spellEnd"/>
          </w:p>
        </w:tc>
        <w:tc>
          <w:tcPr>
            <w:tcW w:w="3052" w:type="dxa"/>
          </w:tcPr>
          <w:p w:rsidR="006C3AF8" w:rsidRPr="006C3AF8" w:rsidRDefault="006C3AF8" w:rsidP="00C4160F">
            <w:pPr>
              <w:rPr>
                <w:rFonts w:ascii="Arial" w:hAnsi="Arial" w:cs="Arial"/>
                <w:b/>
                <w:i/>
                <w:sz w:val="22"/>
                <w:szCs w:val="22"/>
                <w:lang w:val="it-IT"/>
              </w:rPr>
            </w:pPr>
            <w:r w:rsidRPr="006C3AF8">
              <w:rPr>
                <w:rFonts w:ascii="Arial" w:hAnsi="Arial" w:cs="Arial"/>
                <w:b/>
                <w:i/>
                <w:sz w:val="22"/>
                <w:szCs w:val="22"/>
                <w:lang w:val="it-IT"/>
              </w:rPr>
              <w:t>Associa un gestore ad una certa Città.</w:t>
            </w:r>
          </w:p>
        </w:tc>
        <w:tc>
          <w:tcPr>
            <w:tcW w:w="2864" w:type="dxa"/>
          </w:tcPr>
          <w:p w:rsidR="006C3AF8" w:rsidRPr="006C3AF8" w:rsidRDefault="006C3AF8" w:rsidP="00C4160F">
            <w:pPr>
              <w:rPr>
                <w:rFonts w:ascii="Arial" w:hAnsi="Arial" w:cs="Arial"/>
              </w:rPr>
            </w:pPr>
            <w:proofErr w:type="spellStart"/>
            <w:r w:rsidRPr="006C3AF8">
              <w:rPr>
                <w:rFonts w:ascii="Arial" w:hAnsi="Arial" w:cs="Arial"/>
              </w:rPr>
              <w:t>Utente-Città</w:t>
            </w:r>
            <w:proofErr w:type="spellEnd"/>
          </w:p>
        </w:tc>
      </w:tr>
      <w:tr w:rsidR="006C3AF8" w:rsidTr="004225FF">
        <w:tc>
          <w:tcPr>
            <w:tcW w:w="2940" w:type="dxa"/>
          </w:tcPr>
          <w:p w:rsidR="006C3AF8" w:rsidRPr="006C3AF8" w:rsidRDefault="006C3AF8" w:rsidP="00C4160F">
            <w:pPr>
              <w:rPr>
                <w:rFonts w:ascii="Arial" w:hAnsi="Arial" w:cs="Arial"/>
              </w:rPr>
            </w:pPr>
            <w:proofErr w:type="spellStart"/>
            <w:r w:rsidRPr="006C3AF8">
              <w:rPr>
                <w:rFonts w:ascii="Arial" w:hAnsi="Arial" w:cs="Arial"/>
              </w:rPr>
              <w:t>Gestione</w:t>
            </w:r>
            <w:proofErr w:type="spellEnd"/>
            <w:r w:rsidRPr="006C3AF8">
              <w:rPr>
                <w:rFonts w:ascii="Arial" w:hAnsi="Arial" w:cs="Arial"/>
              </w:rPr>
              <w:t xml:space="preserve"> Zona</w:t>
            </w:r>
          </w:p>
        </w:tc>
        <w:tc>
          <w:tcPr>
            <w:tcW w:w="3052" w:type="dxa"/>
          </w:tcPr>
          <w:p w:rsidR="006C3AF8" w:rsidRPr="006C3AF8" w:rsidRDefault="006C3AF8" w:rsidP="00C4160F">
            <w:pPr>
              <w:rPr>
                <w:rFonts w:ascii="Arial" w:hAnsi="Arial" w:cs="Arial"/>
                <w:i/>
                <w:sz w:val="22"/>
                <w:szCs w:val="22"/>
                <w:lang w:val="it-IT"/>
              </w:rPr>
            </w:pPr>
            <w:r w:rsidRPr="006C3AF8">
              <w:rPr>
                <w:rFonts w:ascii="Arial" w:hAnsi="Arial" w:cs="Arial"/>
                <w:b/>
                <w:i/>
                <w:sz w:val="22"/>
                <w:szCs w:val="22"/>
                <w:lang w:val="it-IT"/>
              </w:rPr>
              <w:t>Associa un gestore ad una certa Zona</w:t>
            </w:r>
            <w:r w:rsidRPr="006C3AF8">
              <w:rPr>
                <w:rFonts w:ascii="Arial" w:hAnsi="Arial" w:cs="Arial"/>
                <w:i/>
                <w:sz w:val="22"/>
                <w:szCs w:val="22"/>
                <w:lang w:val="it-IT"/>
              </w:rPr>
              <w:t>.</w:t>
            </w:r>
          </w:p>
        </w:tc>
        <w:tc>
          <w:tcPr>
            <w:tcW w:w="2864" w:type="dxa"/>
          </w:tcPr>
          <w:p w:rsidR="006C3AF8" w:rsidRPr="006C3AF8" w:rsidRDefault="006C3AF8" w:rsidP="00C4160F">
            <w:pPr>
              <w:rPr>
                <w:rFonts w:ascii="Arial" w:hAnsi="Arial" w:cs="Arial"/>
                <w:color w:val="FF0000"/>
              </w:rPr>
            </w:pPr>
            <w:proofErr w:type="spellStart"/>
            <w:r w:rsidRPr="006C3AF8">
              <w:rPr>
                <w:rFonts w:ascii="Arial" w:hAnsi="Arial" w:cs="Arial"/>
              </w:rPr>
              <w:t>Utente</w:t>
            </w:r>
            <w:proofErr w:type="spellEnd"/>
            <w:r w:rsidRPr="006C3AF8">
              <w:rPr>
                <w:rFonts w:ascii="Arial" w:hAnsi="Arial" w:cs="Arial"/>
              </w:rPr>
              <w:t>-Zona</w:t>
            </w:r>
          </w:p>
        </w:tc>
      </w:tr>
      <w:tr w:rsidR="006C3AF8" w:rsidTr="004225FF">
        <w:tc>
          <w:tcPr>
            <w:tcW w:w="2940" w:type="dxa"/>
          </w:tcPr>
          <w:p w:rsidR="006C3AF8" w:rsidRPr="006C3AF8" w:rsidRDefault="006C3AF8" w:rsidP="00C4160F">
            <w:pPr>
              <w:rPr>
                <w:rFonts w:ascii="Arial" w:hAnsi="Arial" w:cs="Arial"/>
              </w:rPr>
            </w:pPr>
            <w:proofErr w:type="spellStart"/>
            <w:r w:rsidRPr="006C3AF8">
              <w:rPr>
                <w:rFonts w:ascii="Arial" w:hAnsi="Arial" w:cs="Arial"/>
              </w:rPr>
              <w:t>Gestione</w:t>
            </w:r>
            <w:proofErr w:type="spellEnd"/>
            <w:r w:rsidRPr="006C3AF8">
              <w:rPr>
                <w:rFonts w:ascii="Arial" w:hAnsi="Arial" w:cs="Arial"/>
              </w:rPr>
              <w:t xml:space="preserve"> </w:t>
            </w:r>
            <w:proofErr w:type="spellStart"/>
            <w:r w:rsidRPr="006C3AF8">
              <w:rPr>
                <w:rFonts w:ascii="Arial" w:hAnsi="Arial" w:cs="Arial"/>
              </w:rPr>
              <w:t>Edificio</w:t>
            </w:r>
            <w:proofErr w:type="spellEnd"/>
          </w:p>
        </w:tc>
        <w:tc>
          <w:tcPr>
            <w:tcW w:w="3052" w:type="dxa"/>
          </w:tcPr>
          <w:p w:rsidR="006C3AF8" w:rsidRPr="006C3AF8" w:rsidRDefault="006C3AF8" w:rsidP="00C4160F">
            <w:pPr>
              <w:rPr>
                <w:rFonts w:ascii="Arial" w:hAnsi="Arial" w:cs="Arial"/>
                <w:b/>
                <w:sz w:val="22"/>
                <w:szCs w:val="22"/>
                <w:lang w:val="it-IT"/>
              </w:rPr>
            </w:pPr>
            <w:r w:rsidRPr="006C3AF8">
              <w:rPr>
                <w:rFonts w:ascii="Arial" w:hAnsi="Arial" w:cs="Arial"/>
                <w:b/>
                <w:sz w:val="22"/>
                <w:szCs w:val="22"/>
                <w:lang w:val="it-IT"/>
              </w:rPr>
              <w:t xml:space="preserve">Associa un gestore ad un certo </w:t>
            </w:r>
            <w:r>
              <w:rPr>
                <w:rFonts w:ascii="Arial" w:hAnsi="Arial" w:cs="Arial"/>
                <w:b/>
                <w:sz w:val="22"/>
                <w:szCs w:val="22"/>
                <w:lang w:val="it-IT"/>
              </w:rPr>
              <w:t>E</w:t>
            </w:r>
            <w:r w:rsidRPr="006C3AF8">
              <w:rPr>
                <w:rFonts w:ascii="Arial" w:hAnsi="Arial" w:cs="Arial"/>
                <w:b/>
                <w:sz w:val="22"/>
                <w:szCs w:val="22"/>
                <w:lang w:val="it-IT"/>
              </w:rPr>
              <w:t>dificio.</w:t>
            </w:r>
          </w:p>
        </w:tc>
        <w:tc>
          <w:tcPr>
            <w:tcW w:w="2864" w:type="dxa"/>
          </w:tcPr>
          <w:p w:rsidR="006C3AF8" w:rsidRPr="006C3AF8" w:rsidRDefault="006C3AF8" w:rsidP="00C4160F">
            <w:pPr>
              <w:rPr>
                <w:rFonts w:ascii="Arial" w:hAnsi="Arial" w:cs="Arial"/>
              </w:rPr>
            </w:pPr>
            <w:proofErr w:type="spellStart"/>
            <w:r w:rsidRPr="006C3AF8">
              <w:rPr>
                <w:rFonts w:ascii="Arial" w:hAnsi="Arial" w:cs="Arial"/>
              </w:rPr>
              <w:t>Utente-Edificio</w:t>
            </w:r>
            <w:proofErr w:type="spellEnd"/>
          </w:p>
        </w:tc>
      </w:tr>
      <w:tr w:rsidR="006C3AF8" w:rsidDel="004225FF" w:rsidTr="004225FF">
        <w:trPr>
          <w:del w:id="1210" w:author="Enrico Monte" w:date="2019-01-19T19:05:00Z"/>
        </w:trPr>
        <w:tc>
          <w:tcPr>
            <w:tcW w:w="2940" w:type="dxa"/>
          </w:tcPr>
          <w:p w:rsidR="006C3AF8" w:rsidRPr="006C3AF8" w:rsidDel="004225FF" w:rsidRDefault="006C3AF8" w:rsidP="00C4160F">
            <w:pPr>
              <w:rPr>
                <w:del w:id="1211" w:author="Enrico Monte" w:date="2019-01-19T19:05:00Z"/>
                <w:rFonts w:ascii="Arial" w:hAnsi="Arial" w:cs="Arial"/>
              </w:rPr>
            </w:pPr>
            <w:del w:id="1212" w:author="Enrico Monte" w:date="2019-01-19T19:05:00Z">
              <w:r w:rsidRPr="006C3AF8" w:rsidDel="004225FF">
                <w:rPr>
                  <w:rFonts w:ascii="Arial" w:hAnsi="Arial" w:cs="Arial"/>
                </w:rPr>
                <w:delText>Inserimento</w:delText>
              </w:r>
            </w:del>
          </w:p>
        </w:tc>
        <w:tc>
          <w:tcPr>
            <w:tcW w:w="3052" w:type="dxa"/>
          </w:tcPr>
          <w:p w:rsidR="006C3AF8" w:rsidRPr="006C3AF8" w:rsidDel="004225FF" w:rsidRDefault="006C3AF8" w:rsidP="00C4160F">
            <w:pPr>
              <w:rPr>
                <w:del w:id="1213" w:author="Enrico Monte" w:date="2019-01-19T19:05:00Z"/>
                <w:rFonts w:ascii="Arial" w:hAnsi="Arial" w:cs="Arial"/>
                <w:b/>
                <w:i/>
                <w:sz w:val="22"/>
                <w:szCs w:val="22"/>
                <w:lang w:val="it-IT"/>
              </w:rPr>
            </w:pPr>
            <w:del w:id="1214" w:author="Enrico Monte" w:date="2019-01-19T19:05:00Z">
              <w:r w:rsidRPr="006C3AF8" w:rsidDel="004225FF">
                <w:rPr>
                  <w:rFonts w:ascii="Arial" w:hAnsi="Arial" w:cs="Arial"/>
                  <w:b/>
                  <w:i/>
                  <w:sz w:val="22"/>
                  <w:szCs w:val="22"/>
                  <w:lang w:val="it-IT"/>
                </w:rPr>
                <w:delText>Specifica l’inserimento di un certo tipo di sensore da parte dell’amministratore.</w:delText>
              </w:r>
            </w:del>
          </w:p>
        </w:tc>
        <w:tc>
          <w:tcPr>
            <w:tcW w:w="2864" w:type="dxa"/>
          </w:tcPr>
          <w:p w:rsidR="006C3AF8" w:rsidRPr="006C3AF8" w:rsidDel="004225FF" w:rsidRDefault="006C3AF8" w:rsidP="00C4160F">
            <w:pPr>
              <w:rPr>
                <w:del w:id="1215" w:author="Enrico Monte" w:date="2019-01-19T19:05:00Z"/>
                <w:rFonts w:ascii="Arial" w:hAnsi="Arial" w:cs="Arial"/>
              </w:rPr>
            </w:pPr>
            <w:del w:id="1216" w:author="Enrico Monte" w:date="2019-01-19T19:05:00Z">
              <w:r w:rsidRPr="006C3AF8" w:rsidDel="004225FF">
                <w:rPr>
                  <w:rFonts w:ascii="Arial" w:hAnsi="Arial" w:cs="Arial"/>
                </w:rPr>
                <w:delText>Utente-Sensore</w:delText>
              </w:r>
            </w:del>
          </w:p>
        </w:tc>
      </w:tr>
      <w:tr w:rsidR="006C3AF8" w:rsidTr="004225FF">
        <w:tc>
          <w:tcPr>
            <w:tcW w:w="2940" w:type="dxa"/>
          </w:tcPr>
          <w:p w:rsidR="006C3AF8" w:rsidRPr="006C3AF8" w:rsidRDefault="006C3AF8" w:rsidP="00C4160F">
            <w:pPr>
              <w:rPr>
                <w:rFonts w:ascii="Arial" w:hAnsi="Arial" w:cs="Arial"/>
              </w:rPr>
            </w:pPr>
            <w:proofErr w:type="spellStart"/>
            <w:r w:rsidRPr="006C3AF8">
              <w:rPr>
                <w:rFonts w:ascii="Arial" w:hAnsi="Arial" w:cs="Arial"/>
              </w:rPr>
              <w:t>Collocazione</w:t>
            </w:r>
            <w:proofErr w:type="spellEnd"/>
          </w:p>
        </w:tc>
        <w:tc>
          <w:tcPr>
            <w:tcW w:w="3052" w:type="dxa"/>
          </w:tcPr>
          <w:p w:rsidR="006C3AF8" w:rsidRPr="006C3AF8" w:rsidRDefault="006C3AF8" w:rsidP="00C4160F">
            <w:pPr>
              <w:rPr>
                <w:rFonts w:ascii="Arial" w:hAnsi="Arial" w:cs="Arial"/>
                <w:b/>
                <w:i/>
                <w:sz w:val="22"/>
                <w:szCs w:val="22"/>
                <w:lang w:val="it-IT"/>
              </w:rPr>
            </w:pPr>
            <w:r w:rsidRPr="006C3AF8">
              <w:rPr>
                <w:rFonts w:ascii="Arial" w:hAnsi="Arial" w:cs="Arial"/>
                <w:b/>
                <w:i/>
                <w:sz w:val="22"/>
                <w:szCs w:val="22"/>
                <w:lang w:val="it-IT"/>
              </w:rPr>
              <w:t>Specifica la distribuzione di un certo numero di Zone, relative ad una singola città.</w:t>
            </w:r>
          </w:p>
        </w:tc>
        <w:tc>
          <w:tcPr>
            <w:tcW w:w="2864" w:type="dxa"/>
          </w:tcPr>
          <w:p w:rsidR="006C3AF8" w:rsidRPr="006C3AF8" w:rsidRDefault="006C3AF8" w:rsidP="00C4160F">
            <w:pPr>
              <w:rPr>
                <w:rFonts w:ascii="Arial" w:hAnsi="Arial" w:cs="Arial"/>
              </w:rPr>
            </w:pPr>
            <w:proofErr w:type="spellStart"/>
            <w:r w:rsidRPr="006C3AF8">
              <w:rPr>
                <w:rFonts w:ascii="Arial" w:hAnsi="Arial" w:cs="Arial"/>
              </w:rPr>
              <w:t>Città</w:t>
            </w:r>
            <w:proofErr w:type="spellEnd"/>
            <w:r w:rsidRPr="006C3AF8">
              <w:rPr>
                <w:rFonts w:ascii="Arial" w:hAnsi="Arial" w:cs="Arial"/>
              </w:rPr>
              <w:t>-Zona</w:t>
            </w:r>
          </w:p>
        </w:tc>
      </w:tr>
      <w:tr w:rsidR="006C3AF8" w:rsidTr="004225FF">
        <w:tc>
          <w:tcPr>
            <w:tcW w:w="2940" w:type="dxa"/>
          </w:tcPr>
          <w:p w:rsidR="006C3AF8" w:rsidRPr="006C3AF8" w:rsidRDefault="006C3AF8" w:rsidP="00C4160F">
            <w:pPr>
              <w:rPr>
                <w:rFonts w:ascii="Arial" w:hAnsi="Arial" w:cs="Arial"/>
              </w:rPr>
            </w:pPr>
            <w:proofErr w:type="spellStart"/>
            <w:r w:rsidRPr="006C3AF8">
              <w:rPr>
                <w:rFonts w:ascii="Arial" w:hAnsi="Arial" w:cs="Arial"/>
              </w:rPr>
              <w:t>Disposizione</w:t>
            </w:r>
            <w:proofErr w:type="spellEnd"/>
          </w:p>
        </w:tc>
        <w:tc>
          <w:tcPr>
            <w:tcW w:w="3052" w:type="dxa"/>
          </w:tcPr>
          <w:p w:rsidR="006C3AF8" w:rsidRPr="006C3AF8" w:rsidRDefault="006C3AF8" w:rsidP="00C4160F">
            <w:pPr>
              <w:rPr>
                <w:rFonts w:ascii="Arial" w:hAnsi="Arial" w:cs="Arial"/>
                <w:b/>
                <w:i/>
                <w:sz w:val="22"/>
                <w:szCs w:val="22"/>
                <w:lang w:val="it-IT"/>
              </w:rPr>
            </w:pPr>
            <w:r w:rsidRPr="006C3AF8">
              <w:rPr>
                <w:rFonts w:ascii="Arial" w:hAnsi="Arial" w:cs="Arial"/>
                <w:b/>
                <w:i/>
                <w:sz w:val="22"/>
                <w:szCs w:val="22"/>
                <w:lang w:val="it-IT"/>
              </w:rPr>
              <w:t>Specifica la collocazione di un certo numero di edifici all’interno di una zona.</w:t>
            </w:r>
          </w:p>
        </w:tc>
        <w:tc>
          <w:tcPr>
            <w:tcW w:w="2864" w:type="dxa"/>
          </w:tcPr>
          <w:p w:rsidR="006C3AF8" w:rsidRPr="006C3AF8" w:rsidRDefault="006C3AF8" w:rsidP="00C4160F">
            <w:pPr>
              <w:rPr>
                <w:rFonts w:ascii="Arial" w:hAnsi="Arial" w:cs="Arial"/>
              </w:rPr>
            </w:pPr>
            <w:r w:rsidRPr="006C3AF8">
              <w:rPr>
                <w:rFonts w:ascii="Arial" w:hAnsi="Arial" w:cs="Arial"/>
              </w:rPr>
              <w:t>Zona-</w:t>
            </w:r>
            <w:proofErr w:type="spellStart"/>
            <w:r w:rsidRPr="006C3AF8">
              <w:rPr>
                <w:rFonts w:ascii="Arial" w:hAnsi="Arial" w:cs="Arial"/>
              </w:rPr>
              <w:t>Edificio</w:t>
            </w:r>
            <w:proofErr w:type="spellEnd"/>
            <w:r w:rsidRPr="006C3AF8">
              <w:rPr>
                <w:rFonts w:ascii="Arial" w:hAnsi="Arial" w:cs="Arial"/>
              </w:rPr>
              <w:t>.</w:t>
            </w:r>
          </w:p>
        </w:tc>
      </w:tr>
      <w:tr w:rsidR="006C3AF8" w:rsidTr="004225FF">
        <w:tc>
          <w:tcPr>
            <w:tcW w:w="2940" w:type="dxa"/>
          </w:tcPr>
          <w:p w:rsidR="006C3AF8" w:rsidRPr="006C3AF8" w:rsidRDefault="006C3AF8" w:rsidP="00C4160F">
            <w:pPr>
              <w:rPr>
                <w:rFonts w:ascii="Arial" w:hAnsi="Arial" w:cs="Arial"/>
              </w:rPr>
            </w:pPr>
            <w:proofErr w:type="spellStart"/>
            <w:r w:rsidRPr="006C3AF8">
              <w:rPr>
                <w:rFonts w:ascii="Arial" w:hAnsi="Arial" w:cs="Arial"/>
              </w:rPr>
              <w:t>Rilevamento</w:t>
            </w:r>
            <w:proofErr w:type="spellEnd"/>
          </w:p>
        </w:tc>
        <w:tc>
          <w:tcPr>
            <w:tcW w:w="3052" w:type="dxa"/>
          </w:tcPr>
          <w:p w:rsidR="006C3AF8" w:rsidRPr="006C3AF8" w:rsidRDefault="006C3AF8" w:rsidP="00C4160F">
            <w:pPr>
              <w:rPr>
                <w:rFonts w:ascii="Arial" w:hAnsi="Arial" w:cs="Arial"/>
                <w:b/>
                <w:i/>
                <w:sz w:val="22"/>
                <w:szCs w:val="22"/>
                <w:lang w:val="it-IT"/>
              </w:rPr>
            </w:pPr>
            <w:r w:rsidRPr="006C3AF8">
              <w:rPr>
                <w:rFonts w:ascii="Arial" w:hAnsi="Arial" w:cs="Arial"/>
                <w:b/>
                <w:i/>
                <w:sz w:val="22"/>
                <w:szCs w:val="22"/>
                <w:lang w:val="it-IT"/>
              </w:rPr>
              <w:t>Associazione di un certo valore di natura decimale/intera registrato da un certo Sensore.</w:t>
            </w:r>
          </w:p>
        </w:tc>
        <w:tc>
          <w:tcPr>
            <w:tcW w:w="2864" w:type="dxa"/>
          </w:tcPr>
          <w:p w:rsidR="006C3AF8" w:rsidRPr="006C3AF8" w:rsidRDefault="006C3AF8" w:rsidP="00C4160F">
            <w:pPr>
              <w:rPr>
                <w:rFonts w:ascii="Arial" w:hAnsi="Arial" w:cs="Arial"/>
              </w:rPr>
            </w:pPr>
            <w:proofErr w:type="spellStart"/>
            <w:r w:rsidRPr="006C3AF8">
              <w:rPr>
                <w:rFonts w:ascii="Arial" w:hAnsi="Arial" w:cs="Arial"/>
              </w:rPr>
              <w:t>Sensore</w:t>
            </w:r>
            <w:proofErr w:type="spellEnd"/>
            <w:r w:rsidRPr="006C3AF8">
              <w:rPr>
                <w:rFonts w:ascii="Arial" w:hAnsi="Arial" w:cs="Arial"/>
              </w:rPr>
              <w:t>-Valore</w:t>
            </w:r>
          </w:p>
        </w:tc>
      </w:tr>
      <w:tr w:rsidR="006C3AF8" w:rsidTr="004225FF">
        <w:tc>
          <w:tcPr>
            <w:tcW w:w="2940" w:type="dxa"/>
          </w:tcPr>
          <w:p w:rsidR="006C3AF8" w:rsidRPr="006C3AF8" w:rsidRDefault="006C3AF8" w:rsidP="00C4160F">
            <w:pPr>
              <w:rPr>
                <w:rFonts w:ascii="Arial" w:hAnsi="Arial" w:cs="Arial"/>
              </w:rPr>
            </w:pPr>
            <w:proofErr w:type="spellStart"/>
            <w:r w:rsidRPr="006C3AF8">
              <w:rPr>
                <w:rFonts w:ascii="Arial" w:hAnsi="Arial" w:cs="Arial"/>
              </w:rPr>
              <w:t>Distribuzione</w:t>
            </w:r>
            <w:proofErr w:type="spellEnd"/>
          </w:p>
        </w:tc>
        <w:tc>
          <w:tcPr>
            <w:tcW w:w="3052" w:type="dxa"/>
          </w:tcPr>
          <w:p w:rsidR="006C3AF8" w:rsidRPr="006C3AF8" w:rsidRDefault="004225FF" w:rsidP="00C4160F">
            <w:pPr>
              <w:rPr>
                <w:rFonts w:ascii="Arial" w:hAnsi="Arial" w:cs="Arial"/>
                <w:b/>
                <w:i/>
                <w:sz w:val="22"/>
                <w:szCs w:val="22"/>
                <w:lang w:val="it-IT"/>
              </w:rPr>
            </w:pPr>
            <w:ins w:id="1217" w:author="Enrico Monte" w:date="2019-01-19T19:05:00Z">
              <w:r w:rsidRPr="006C3AF8">
                <w:rPr>
                  <w:rFonts w:ascii="Arial" w:hAnsi="Arial" w:cs="Arial"/>
                  <w:b/>
                  <w:i/>
                  <w:sz w:val="22"/>
                  <w:szCs w:val="22"/>
                  <w:lang w:val="it-IT"/>
                </w:rPr>
                <w:t>Specifica la collocazione di un certo numero di stanze all’interno di un singolo edificio.</w:t>
              </w:r>
            </w:ins>
            <w:del w:id="1218" w:author="Enrico Monte" w:date="2019-01-19T19:05:00Z">
              <w:r w:rsidR="006C3AF8" w:rsidRPr="006C3AF8" w:rsidDel="004225FF">
                <w:rPr>
                  <w:rFonts w:ascii="Arial" w:hAnsi="Arial" w:cs="Arial"/>
                  <w:b/>
                  <w:i/>
                  <w:sz w:val="22"/>
                  <w:szCs w:val="22"/>
                  <w:lang w:val="it-IT"/>
                </w:rPr>
                <w:delText>Specifica la disposizione di un certo numero di piani all’interno di un edificio.</w:delText>
              </w:r>
            </w:del>
          </w:p>
        </w:tc>
        <w:tc>
          <w:tcPr>
            <w:tcW w:w="2864" w:type="dxa"/>
          </w:tcPr>
          <w:p w:rsidR="006C3AF8" w:rsidRPr="006C3AF8" w:rsidRDefault="006C3AF8" w:rsidP="00C4160F">
            <w:pPr>
              <w:rPr>
                <w:rFonts w:ascii="Arial" w:hAnsi="Arial" w:cs="Arial"/>
              </w:rPr>
            </w:pPr>
            <w:proofErr w:type="spellStart"/>
            <w:r w:rsidRPr="006C3AF8">
              <w:rPr>
                <w:rFonts w:ascii="Arial" w:hAnsi="Arial" w:cs="Arial"/>
              </w:rPr>
              <w:t>Edificio</w:t>
            </w:r>
            <w:proofErr w:type="spellEnd"/>
            <w:r w:rsidRPr="006C3AF8">
              <w:rPr>
                <w:rFonts w:ascii="Arial" w:hAnsi="Arial" w:cs="Arial"/>
              </w:rPr>
              <w:t>-</w:t>
            </w:r>
            <w:ins w:id="1219" w:author="Enrico Monte" w:date="2019-01-19T19:05:00Z">
              <w:r w:rsidR="004225FF">
                <w:rPr>
                  <w:rFonts w:ascii="Arial" w:hAnsi="Arial" w:cs="Arial"/>
                </w:rPr>
                <w:t>Stanza</w:t>
              </w:r>
            </w:ins>
            <w:del w:id="1220" w:author="Enrico Monte" w:date="2019-01-19T19:05:00Z">
              <w:r w:rsidRPr="006C3AF8" w:rsidDel="004225FF">
                <w:rPr>
                  <w:rFonts w:ascii="Arial" w:hAnsi="Arial" w:cs="Arial"/>
                </w:rPr>
                <w:delText>Piano</w:delText>
              </w:r>
            </w:del>
          </w:p>
        </w:tc>
      </w:tr>
      <w:tr w:rsidR="006C3AF8" w:rsidDel="004225FF" w:rsidTr="004225FF">
        <w:trPr>
          <w:del w:id="1221" w:author="Enrico Monte" w:date="2019-01-19T19:07:00Z"/>
        </w:trPr>
        <w:tc>
          <w:tcPr>
            <w:tcW w:w="2940" w:type="dxa"/>
          </w:tcPr>
          <w:p w:rsidR="006C3AF8" w:rsidRPr="006C3AF8" w:rsidDel="004225FF" w:rsidRDefault="006C3AF8" w:rsidP="00C4160F">
            <w:pPr>
              <w:rPr>
                <w:del w:id="1222" w:author="Enrico Monte" w:date="2019-01-19T19:07:00Z"/>
                <w:rFonts w:ascii="Arial" w:hAnsi="Arial" w:cs="Arial"/>
              </w:rPr>
            </w:pPr>
            <w:del w:id="1223" w:author="Enrico Monte" w:date="2019-01-19T19:07:00Z">
              <w:r w:rsidRPr="006C3AF8" w:rsidDel="004225FF">
                <w:rPr>
                  <w:rFonts w:ascii="Arial" w:hAnsi="Arial" w:cs="Arial"/>
                </w:rPr>
                <w:delText>Sistemazione</w:delText>
              </w:r>
            </w:del>
          </w:p>
        </w:tc>
        <w:tc>
          <w:tcPr>
            <w:tcW w:w="3052" w:type="dxa"/>
          </w:tcPr>
          <w:p w:rsidR="006C3AF8" w:rsidRPr="006C3AF8" w:rsidDel="004225FF" w:rsidRDefault="006C3AF8" w:rsidP="00C4160F">
            <w:pPr>
              <w:rPr>
                <w:del w:id="1224" w:author="Enrico Monte" w:date="2019-01-19T19:07:00Z"/>
                <w:rFonts w:ascii="Arial" w:hAnsi="Arial" w:cs="Arial"/>
                <w:b/>
                <w:i/>
                <w:sz w:val="22"/>
                <w:szCs w:val="22"/>
                <w:lang w:val="it-IT"/>
              </w:rPr>
            </w:pPr>
            <w:del w:id="1225" w:author="Enrico Monte" w:date="2019-01-19T19:05:00Z">
              <w:r w:rsidRPr="006C3AF8" w:rsidDel="004225FF">
                <w:rPr>
                  <w:rFonts w:ascii="Arial" w:hAnsi="Arial" w:cs="Arial"/>
                  <w:b/>
                  <w:i/>
                  <w:sz w:val="22"/>
                  <w:szCs w:val="22"/>
                  <w:lang w:val="it-IT"/>
                </w:rPr>
                <w:delText>Specifica la collocazione di un certo numero di stanze all’interno di un singolo piano di un edificio.</w:delText>
              </w:r>
            </w:del>
          </w:p>
        </w:tc>
        <w:tc>
          <w:tcPr>
            <w:tcW w:w="2864" w:type="dxa"/>
          </w:tcPr>
          <w:p w:rsidR="006C3AF8" w:rsidRPr="006C3AF8" w:rsidDel="004225FF" w:rsidRDefault="006C3AF8" w:rsidP="00C4160F">
            <w:pPr>
              <w:rPr>
                <w:del w:id="1226" w:author="Enrico Monte" w:date="2019-01-19T19:07:00Z"/>
                <w:rFonts w:ascii="Arial" w:hAnsi="Arial" w:cs="Arial"/>
              </w:rPr>
            </w:pPr>
            <w:del w:id="1227" w:author="Enrico Monte" w:date="2019-01-19T19:07:00Z">
              <w:r w:rsidRPr="006C3AF8" w:rsidDel="004225FF">
                <w:rPr>
                  <w:rFonts w:ascii="Arial" w:hAnsi="Arial" w:cs="Arial"/>
                </w:rPr>
                <w:delText>Stanza-Piano</w:delText>
              </w:r>
            </w:del>
          </w:p>
        </w:tc>
      </w:tr>
      <w:tr w:rsidR="006C3AF8" w:rsidTr="004225FF">
        <w:tc>
          <w:tcPr>
            <w:tcW w:w="2940" w:type="dxa"/>
          </w:tcPr>
          <w:p w:rsidR="006C3AF8" w:rsidRPr="006C3AF8" w:rsidRDefault="006C3AF8" w:rsidP="00C4160F">
            <w:pPr>
              <w:rPr>
                <w:rFonts w:ascii="Arial" w:hAnsi="Arial" w:cs="Arial"/>
              </w:rPr>
            </w:pPr>
            <w:proofErr w:type="spellStart"/>
            <w:r w:rsidRPr="006C3AF8">
              <w:rPr>
                <w:rFonts w:ascii="Arial" w:hAnsi="Arial" w:cs="Arial"/>
              </w:rPr>
              <w:t>Allocazione</w:t>
            </w:r>
            <w:proofErr w:type="spellEnd"/>
          </w:p>
        </w:tc>
        <w:tc>
          <w:tcPr>
            <w:tcW w:w="3052" w:type="dxa"/>
          </w:tcPr>
          <w:p w:rsidR="006C3AF8" w:rsidRPr="006C3AF8" w:rsidRDefault="006C3AF8" w:rsidP="00C4160F">
            <w:pPr>
              <w:rPr>
                <w:rFonts w:ascii="Arial" w:hAnsi="Arial" w:cs="Arial"/>
                <w:b/>
                <w:i/>
                <w:sz w:val="22"/>
                <w:szCs w:val="22"/>
                <w:lang w:val="it-IT"/>
              </w:rPr>
            </w:pPr>
            <w:r w:rsidRPr="006C3AF8">
              <w:rPr>
                <w:rFonts w:ascii="Arial" w:hAnsi="Arial" w:cs="Arial"/>
                <w:b/>
                <w:i/>
                <w:sz w:val="22"/>
                <w:szCs w:val="22"/>
                <w:lang w:val="it-IT"/>
              </w:rPr>
              <w:t>Specifica la distribuzione di Sensori all’interno di una stanza.</w:t>
            </w:r>
          </w:p>
        </w:tc>
        <w:tc>
          <w:tcPr>
            <w:tcW w:w="2864" w:type="dxa"/>
          </w:tcPr>
          <w:p w:rsidR="006C3AF8" w:rsidRPr="006C3AF8" w:rsidRDefault="006C3AF8" w:rsidP="00C4160F">
            <w:pPr>
              <w:rPr>
                <w:rFonts w:ascii="Arial" w:hAnsi="Arial" w:cs="Arial"/>
              </w:rPr>
            </w:pPr>
            <w:r w:rsidRPr="006C3AF8">
              <w:rPr>
                <w:rFonts w:ascii="Arial" w:hAnsi="Arial" w:cs="Arial"/>
              </w:rPr>
              <w:t>Stanza-</w:t>
            </w:r>
            <w:proofErr w:type="spellStart"/>
            <w:r w:rsidRPr="006C3AF8">
              <w:rPr>
                <w:rFonts w:ascii="Arial" w:hAnsi="Arial" w:cs="Arial"/>
              </w:rPr>
              <w:t>Sensore</w:t>
            </w:r>
            <w:proofErr w:type="spellEnd"/>
          </w:p>
        </w:tc>
      </w:tr>
      <w:tr w:rsidR="006C3AF8" w:rsidTr="004225FF">
        <w:tc>
          <w:tcPr>
            <w:tcW w:w="2940" w:type="dxa"/>
          </w:tcPr>
          <w:p w:rsidR="006C3AF8" w:rsidRPr="006C3AF8" w:rsidRDefault="006C3AF8" w:rsidP="00C4160F">
            <w:pPr>
              <w:rPr>
                <w:rFonts w:ascii="Arial" w:hAnsi="Arial" w:cs="Arial"/>
              </w:rPr>
            </w:pPr>
            <w:proofErr w:type="spellStart"/>
            <w:r w:rsidRPr="006C3AF8">
              <w:rPr>
                <w:rFonts w:ascii="Arial" w:hAnsi="Arial" w:cs="Arial"/>
              </w:rPr>
              <w:t>Soggetto</w:t>
            </w:r>
            <w:proofErr w:type="spellEnd"/>
          </w:p>
        </w:tc>
        <w:tc>
          <w:tcPr>
            <w:tcW w:w="3052" w:type="dxa"/>
          </w:tcPr>
          <w:p w:rsidR="006C3AF8" w:rsidRPr="006C3AF8" w:rsidRDefault="006C3AF8" w:rsidP="00C4160F">
            <w:pPr>
              <w:rPr>
                <w:rFonts w:ascii="Arial" w:hAnsi="Arial" w:cs="Arial"/>
                <w:b/>
                <w:i/>
                <w:sz w:val="22"/>
                <w:szCs w:val="22"/>
                <w:lang w:val="it-IT"/>
              </w:rPr>
            </w:pPr>
            <w:r w:rsidRPr="006C3AF8">
              <w:rPr>
                <w:rFonts w:ascii="Arial" w:hAnsi="Arial" w:cs="Arial"/>
                <w:b/>
                <w:i/>
                <w:sz w:val="22"/>
                <w:szCs w:val="22"/>
                <w:lang w:val="it-IT"/>
              </w:rPr>
              <w:t>Specifica la relazione che intercorre tra una stanza ed i corrispondenti valori minimali e massimali (relativi a variabili ambientali) associati ad essa.</w:t>
            </w:r>
          </w:p>
        </w:tc>
        <w:tc>
          <w:tcPr>
            <w:tcW w:w="2864" w:type="dxa"/>
          </w:tcPr>
          <w:p w:rsidR="006C3AF8" w:rsidRPr="006C3AF8" w:rsidRDefault="006C3AF8" w:rsidP="00C4160F">
            <w:pPr>
              <w:rPr>
                <w:rFonts w:ascii="Arial" w:hAnsi="Arial" w:cs="Arial"/>
              </w:rPr>
            </w:pPr>
            <w:r w:rsidRPr="006C3AF8">
              <w:rPr>
                <w:rFonts w:ascii="Arial" w:hAnsi="Arial" w:cs="Arial"/>
              </w:rPr>
              <w:t>Stanza-</w:t>
            </w:r>
            <w:proofErr w:type="spellStart"/>
            <w:r w:rsidRPr="006C3AF8">
              <w:rPr>
                <w:rFonts w:ascii="Arial" w:hAnsi="Arial" w:cs="Arial"/>
              </w:rPr>
              <w:t>Valori</w:t>
            </w:r>
            <w:proofErr w:type="spellEnd"/>
            <w:r w:rsidRPr="006C3AF8">
              <w:rPr>
                <w:rFonts w:ascii="Arial" w:hAnsi="Arial" w:cs="Arial"/>
              </w:rPr>
              <w:t xml:space="preserve"> </w:t>
            </w:r>
            <w:proofErr w:type="spellStart"/>
            <w:r w:rsidRPr="006C3AF8">
              <w:rPr>
                <w:rFonts w:ascii="Arial" w:hAnsi="Arial" w:cs="Arial"/>
              </w:rPr>
              <w:t>Associati</w:t>
            </w:r>
            <w:proofErr w:type="spellEnd"/>
          </w:p>
        </w:tc>
      </w:tr>
    </w:tbl>
    <w:p w:rsidR="000157E0" w:rsidRPr="00BF620D" w:rsidRDefault="000157E0" w:rsidP="000157E0">
      <w:pPr>
        <w:pStyle w:val="Paragrafoelenco"/>
        <w:ind w:left="0"/>
        <w:rPr>
          <w:rFonts w:ascii="Cambria" w:hAnsi="Cambria"/>
          <w:sz w:val="24"/>
          <w:szCs w:val="24"/>
        </w:rPr>
      </w:pPr>
    </w:p>
    <w:p w:rsidR="000157E0" w:rsidRPr="00BF620D" w:rsidRDefault="000157E0" w:rsidP="000157E0"/>
    <w:p w:rsidR="00EC7A0C" w:rsidRPr="00BF620D" w:rsidRDefault="00EC7A0C" w:rsidP="009131BF">
      <w:pPr>
        <w:pStyle w:val="Paragrafoelenco"/>
        <w:ind w:left="0"/>
        <w:rPr>
          <w:rFonts w:ascii="Cambria" w:hAnsi="Cambria"/>
          <w:sz w:val="24"/>
          <w:szCs w:val="24"/>
        </w:rPr>
      </w:pPr>
    </w:p>
    <w:p w:rsidR="00E04CD9" w:rsidRPr="00BF620D" w:rsidRDefault="00E04CD9" w:rsidP="009131BF">
      <w:pPr>
        <w:pStyle w:val="Paragrafoelenco"/>
        <w:ind w:left="0"/>
        <w:rPr>
          <w:rFonts w:ascii="Cambria" w:hAnsi="Cambria"/>
          <w:sz w:val="24"/>
          <w:szCs w:val="24"/>
        </w:rPr>
      </w:pPr>
    </w:p>
    <w:p w:rsidR="00E75697" w:rsidRPr="00E75697" w:rsidRDefault="005B12E3" w:rsidP="00E75697">
      <w:pPr>
        <w:pStyle w:val="Titolo"/>
        <w:rPr>
          <w:color w:val="FF0000"/>
        </w:rPr>
      </w:pPr>
      <w:r w:rsidRPr="00BF620D">
        <w:rPr>
          <w:noProof/>
        </w:rPr>
        <w:br w:type="page"/>
      </w:r>
      <w:r w:rsidR="00BD56BD">
        <w:rPr>
          <w:noProof/>
        </w:rPr>
        <w:lastRenderedPageBreak/>
        <w:t>D</w:t>
      </w:r>
      <w:r w:rsidR="00E75697" w:rsidRPr="00BF620D">
        <w:rPr>
          <w:noProof/>
        </w:rPr>
        <w:t>. Class Diagram of the implemented System</w:t>
      </w:r>
    </w:p>
    <w:p w:rsidR="00E75697" w:rsidRDefault="00E75697" w:rsidP="00E75697"/>
    <w:p w:rsidR="00E75697" w:rsidRDefault="00E75697" w:rsidP="00E75697"/>
    <w:p w:rsidR="00E75697" w:rsidRDefault="00E75697" w:rsidP="00E75697"/>
    <w:p w:rsidR="00905FB1" w:rsidRPr="00905FB1" w:rsidRDefault="00905FB1" w:rsidP="00905FB1">
      <w:pPr>
        <w:rPr>
          <w:rFonts w:ascii="Arial" w:hAnsi="Arial" w:cs="Arial"/>
          <w:b/>
          <w:lang w:val="it-IT"/>
        </w:rPr>
      </w:pPr>
      <w:r w:rsidRPr="00905FB1">
        <w:rPr>
          <w:rFonts w:ascii="Arial" w:hAnsi="Arial" w:cs="Arial"/>
          <w:b/>
          <w:lang w:val="it-IT"/>
        </w:rPr>
        <w:t xml:space="preserve">CLD1-Model </w:t>
      </w:r>
      <w:proofErr w:type="spellStart"/>
      <w:r w:rsidRPr="00905FB1">
        <w:rPr>
          <w:rFonts w:ascii="Arial" w:hAnsi="Arial" w:cs="Arial"/>
          <w:b/>
          <w:lang w:val="it-IT"/>
        </w:rPr>
        <w:t>Diagram</w:t>
      </w:r>
      <w:proofErr w:type="spellEnd"/>
    </w:p>
    <w:p w:rsidR="00905FB1" w:rsidRDefault="00905FB1" w:rsidP="00905FB1">
      <w:pPr>
        <w:rPr>
          <w:rFonts w:ascii="Arial" w:hAnsi="Arial" w:cs="Arial"/>
          <w:lang w:val="it-IT"/>
        </w:rPr>
      </w:pPr>
      <w:r w:rsidRPr="00FB541D">
        <w:rPr>
          <w:rFonts w:ascii="Arial" w:hAnsi="Arial" w:cs="Arial"/>
          <w:lang w:val="it-IT"/>
        </w:rPr>
        <w:t>Desc</w:t>
      </w:r>
      <w:ins w:id="1228" w:author="Stefano Florio" w:date="2019-01-20T19:03:00Z">
        <w:r w:rsidR="00FF1652">
          <w:rPr>
            <w:rFonts w:ascii="Arial" w:hAnsi="Arial" w:cs="Arial"/>
            <w:lang w:val="it-IT"/>
          </w:rPr>
          <w:t>r</w:t>
        </w:r>
      </w:ins>
      <w:r w:rsidRPr="00FB541D">
        <w:rPr>
          <w:rFonts w:ascii="Arial" w:hAnsi="Arial" w:cs="Arial"/>
          <w:lang w:val="it-IT"/>
        </w:rPr>
        <w:t>ive le e</w:t>
      </w:r>
      <w:r>
        <w:rPr>
          <w:rFonts w:ascii="Arial" w:hAnsi="Arial" w:cs="Arial"/>
          <w:lang w:val="it-IT"/>
        </w:rPr>
        <w:t>ntità del sistema e i metodi che queste mettono a disposizione per l’accesso ai dati dei singoli oggetti. Abbiamo modellato la città come una lista di zone, la zona come una lista di edifici e un edificio come una lista di stanze.</w:t>
      </w:r>
    </w:p>
    <w:p w:rsidR="00905FB1" w:rsidRPr="00FB541D" w:rsidRDefault="00905FB1" w:rsidP="00905FB1">
      <w:pPr>
        <w:rPr>
          <w:rFonts w:ascii="Arial" w:hAnsi="Arial" w:cs="Arial"/>
          <w:lang w:val="it-IT"/>
        </w:rPr>
      </w:pPr>
    </w:p>
    <w:p w:rsidR="00905FB1" w:rsidRPr="00FF1652" w:rsidRDefault="00905FB1" w:rsidP="00905FB1">
      <w:pPr>
        <w:rPr>
          <w:rFonts w:ascii="Arial" w:hAnsi="Arial" w:cs="Arial"/>
          <w:b/>
          <w:lang w:val="it-IT"/>
        </w:rPr>
      </w:pPr>
      <w:r w:rsidRPr="00FF1652">
        <w:rPr>
          <w:rFonts w:ascii="Arial" w:hAnsi="Arial" w:cs="Arial"/>
          <w:b/>
          <w:lang w:val="it-IT"/>
        </w:rPr>
        <w:t>CLD2-</w:t>
      </w:r>
      <w:del w:id="1229" w:author="Stefano Florio" w:date="2019-01-20T19:02:00Z">
        <w:r w:rsidRPr="00FF1652" w:rsidDel="00FF1652">
          <w:rPr>
            <w:rFonts w:ascii="Arial" w:hAnsi="Arial" w:cs="Arial"/>
            <w:b/>
            <w:lang w:val="it-IT"/>
          </w:rPr>
          <w:delText>Controllers</w:delText>
        </w:r>
      </w:del>
      <w:ins w:id="1230" w:author="Stefano Florio" w:date="2019-01-20T19:02:00Z">
        <w:r w:rsidR="00FF1652" w:rsidRPr="00FF1652">
          <w:rPr>
            <w:rFonts w:ascii="Arial" w:hAnsi="Arial" w:cs="Arial"/>
            <w:b/>
            <w:lang w:val="it-IT"/>
          </w:rPr>
          <w:t xml:space="preserve">DAO e </w:t>
        </w:r>
        <w:proofErr w:type="spellStart"/>
        <w:r w:rsidR="00FF1652" w:rsidRPr="00FF1652">
          <w:rPr>
            <w:rFonts w:ascii="Arial" w:hAnsi="Arial" w:cs="Arial"/>
            <w:b/>
            <w:lang w:val="it-IT"/>
          </w:rPr>
          <w:t>Pr</w:t>
        </w:r>
      </w:ins>
      <w:ins w:id="1231" w:author="Stefano Florio" w:date="2019-01-20T19:03:00Z">
        <w:r w:rsidR="00FF1652" w:rsidRPr="00FF1652">
          <w:rPr>
            <w:rFonts w:ascii="Arial" w:hAnsi="Arial" w:cs="Arial"/>
            <w:b/>
            <w:lang w:val="it-IT"/>
          </w:rPr>
          <w:t>iority</w:t>
        </w:r>
        <w:proofErr w:type="spellEnd"/>
        <w:r w:rsidR="00FF1652" w:rsidRPr="00FF1652">
          <w:rPr>
            <w:rFonts w:ascii="Arial" w:hAnsi="Arial" w:cs="Arial"/>
            <w:b/>
            <w:lang w:val="it-IT"/>
          </w:rPr>
          <w:t xml:space="preserve"> Co</w:t>
        </w:r>
        <w:r w:rsidR="00FF1652" w:rsidRPr="00FF1652">
          <w:rPr>
            <w:rFonts w:ascii="Arial" w:hAnsi="Arial" w:cs="Arial"/>
            <w:b/>
            <w:lang w:val="it-IT"/>
            <w:rPrChange w:id="1232" w:author="Stefano Florio" w:date="2019-01-20T19:03:00Z">
              <w:rPr>
                <w:rFonts w:ascii="Arial" w:hAnsi="Arial" w:cs="Arial"/>
                <w:b/>
                <w:lang w:val="en-GB"/>
              </w:rPr>
            </w:rPrChange>
          </w:rPr>
          <w:t>ntroller</w:t>
        </w:r>
      </w:ins>
    </w:p>
    <w:p w:rsidR="00905FB1" w:rsidRDefault="00905FB1" w:rsidP="00905FB1">
      <w:pPr>
        <w:rPr>
          <w:ins w:id="1233" w:author="Stefano Florio" w:date="2019-01-20T19:05:00Z"/>
          <w:rFonts w:ascii="Arial" w:hAnsi="Arial" w:cs="Arial"/>
          <w:lang w:val="it-IT"/>
        </w:rPr>
      </w:pPr>
      <w:del w:id="1234" w:author="Stefano Florio" w:date="2019-01-20T19:03:00Z">
        <w:r w:rsidDel="00FF1652">
          <w:rPr>
            <w:rFonts w:ascii="Arial" w:hAnsi="Arial" w:cs="Arial"/>
            <w:lang w:val="it-IT"/>
          </w:rPr>
          <w:delText>Le classi presenti possiedono una collezione di metodi utili al funzionamento del sistema; CalcoloPriorità è il modulo di calcolo principale, mentre ControlloDashboard si occupa dell’aggiornamento delle interfacce.</w:delText>
        </w:r>
      </w:del>
      <w:ins w:id="1235" w:author="Stefano Florio" w:date="2019-01-20T19:03:00Z">
        <w:r w:rsidR="00FF1652">
          <w:rPr>
            <w:rFonts w:ascii="Arial" w:hAnsi="Arial" w:cs="Arial"/>
            <w:lang w:val="it-IT"/>
          </w:rPr>
          <w:t xml:space="preserve">Questo class </w:t>
        </w:r>
        <w:proofErr w:type="spellStart"/>
        <w:r w:rsidR="00FF1652">
          <w:rPr>
            <w:rFonts w:ascii="Arial" w:hAnsi="Arial" w:cs="Arial"/>
            <w:lang w:val="it-IT"/>
          </w:rPr>
          <w:t>diagram</w:t>
        </w:r>
        <w:proofErr w:type="spellEnd"/>
        <w:r w:rsidR="00FF1652">
          <w:rPr>
            <w:rFonts w:ascii="Arial" w:hAnsi="Arial" w:cs="Arial"/>
            <w:lang w:val="it-IT"/>
          </w:rPr>
          <w:t xml:space="preserve"> contiene i package ‘DAO’ e ‘</w:t>
        </w:r>
        <w:proofErr w:type="spellStart"/>
        <w:r w:rsidR="00FF1652">
          <w:rPr>
            <w:rFonts w:ascii="Arial" w:hAnsi="Arial" w:cs="Arial"/>
            <w:lang w:val="it-IT"/>
          </w:rPr>
          <w:t>Priority</w:t>
        </w:r>
        <w:proofErr w:type="spellEnd"/>
        <w:r w:rsidR="00FF1652">
          <w:rPr>
            <w:rFonts w:ascii="Arial" w:hAnsi="Arial" w:cs="Arial"/>
            <w:lang w:val="it-IT"/>
          </w:rPr>
          <w:t xml:space="preserve"> Controller’; il primo contiene tutta una serie di metodi i quali si occupano di interrogare il databa</w:t>
        </w:r>
      </w:ins>
      <w:ins w:id="1236" w:author="Stefano Florio" w:date="2019-01-20T19:04:00Z">
        <w:r w:rsidR="00FF1652">
          <w:rPr>
            <w:rFonts w:ascii="Arial" w:hAnsi="Arial" w:cs="Arial"/>
            <w:lang w:val="it-IT"/>
          </w:rPr>
          <w:t xml:space="preserve">se; il secondo sfrutta queste interrogazioni per calcolare la priorità di ogni area </w:t>
        </w:r>
      </w:ins>
      <w:ins w:id="1237" w:author="Stefano Florio" w:date="2019-01-20T19:05:00Z">
        <w:r w:rsidR="00FF1652">
          <w:rPr>
            <w:rFonts w:ascii="Arial" w:hAnsi="Arial" w:cs="Arial"/>
            <w:lang w:val="it-IT"/>
          </w:rPr>
          <w:t xml:space="preserve">che è attualmente monitorata da un gestore. Molto importanti le classi dei </w:t>
        </w:r>
        <w:proofErr w:type="spellStart"/>
        <w:r w:rsidR="00FF1652">
          <w:rPr>
            <w:rFonts w:ascii="Arial" w:hAnsi="Arial" w:cs="Arial"/>
            <w:lang w:val="it-IT"/>
          </w:rPr>
          <w:t>Thread</w:t>
        </w:r>
        <w:proofErr w:type="spellEnd"/>
        <w:r w:rsidR="00FF1652">
          <w:rPr>
            <w:rFonts w:ascii="Arial" w:hAnsi="Arial" w:cs="Arial"/>
            <w:lang w:val="it-IT"/>
          </w:rPr>
          <w:t xml:space="preserve">, le quali rendono possibili l’aggiornamento ogni 10 secondi delle </w:t>
        </w:r>
        <w:proofErr w:type="spellStart"/>
        <w:r w:rsidR="00FF1652">
          <w:rPr>
            <w:rFonts w:ascii="Arial" w:hAnsi="Arial" w:cs="Arial"/>
            <w:lang w:val="it-IT"/>
          </w:rPr>
          <w:t>view</w:t>
        </w:r>
        <w:proofErr w:type="spellEnd"/>
        <w:r w:rsidR="00FF1652">
          <w:rPr>
            <w:rFonts w:ascii="Arial" w:hAnsi="Arial" w:cs="Arial"/>
            <w:lang w:val="it-IT"/>
          </w:rPr>
          <w:t>.</w:t>
        </w:r>
      </w:ins>
    </w:p>
    <w:p w:rsidR="00FF1652" w:rsidRDefault="00FF1652" w:rsidP="00905FB1">
      <w:pPr>
        <w:rPr>
          <w:ins w:id="1238" w:author="Stefano Florio" w:date="2019-01-20T19:05:00Z"/>
          <w:rFonts w:ascii="Arial" w:hAnsi="Arial" w:cs="Arial"/>
          <w:lang w:val="it-IT"/>
        </w:rPr>
      </w:pPr>
    </w:p>
    <w:p w:rsidR="00FF1652" w:rsidRDefault="00FF1652" w:rsidP="00905FB1">
      <w:pPr>
        <w:rPr>
          <w:ins w:id="1239" w:author="Stefano Florio" w:date="2019-01-20T19:06:00Z"/>
          <w:rFonts w:ascii="Arial" w:hAnsi="Arial" w:cs="Arial"/>
          <w:b/>
          <w:lang w:val="it-IT"/>
        </w:rPr>
      </w:pPr>
      <w:ins w:id="1240" w:author="Stefano Florio" w:date="2019-01-20T19:05:00Z">
        <w:r w:rsidRPr="00FF1652">
          <w:rPr>
            <w:rFonts w:ascii="Arial" w:hAnsi="Arial" w:cs="Arial"/>
            <w:b/>
            <w:lang w:val="it-IT"/>
            <w:rPrChange w:id="1241" w:author="Stefano Florio" w:date="2019-01-20T19:06:00Z">
              <w:rPr>
                <w:rFonts w:ascii="Arial" w:hAnsi="Arial" w:cs="Arial"/>
                <w:lang w:val="it-IT"/>
              </w:rPr>
            </w:rPrChange>
          </w:rPr>
          <w:t>CLD3-MVC</w:t>
        </w:r>
      </w:ins>
    </w:p>
    <w:p w:rsidR="00FF1652" w:rsidRPr="00FF1652" w:rsidDel="00FF1652" w:rsidRDefault="00711AE8" w:rsidP="00905FB1">
      <w:pPr>
        <w:rPr>
          <w:del w:id="1242" w:author="Stefano Florio" w:date="2019-01-20T19:06:00Z"/>
          <w:rFonts w:ascii="Arial" w:hAnsi="Arial" w:cs="Arial"/>
          <w:lang w:val="it-IT"/>
        </w:rPr>
      </w:pPr>
      <w:ins w:id="1243" w:author="Stefano Florio" w:date="2019-01-20T19:07:00Z">
        <w:r>
          <w:rPr>
            <w:rFonts w:ascii="Arial" w:hAnsi="Arial" w:cs="Arial"/>
            <w:lang w:val="it-IT"/>
          </w:rPr>
          <w:t xml:space="preserve">Descrive in che modo il sistema implementi il modello MVC; ogni </w:t>
        </w:r>
        <w:proofErr w:type="spellStart"/>
        <w:r>
          <w:rPr>
            <w:rFonts w:ascii="Arial" w:hAnsi="Arial" w:cs="Arial"/>
            <w:lang w:val="it-IT"/>
          </w:rPr>
          <w:t>view</w:t>
        </w:r>
        <w:proofErr w:type="spellEnd"/>
        <w:r>
          <w:rPr>
            <w:rFonts w:ascii="Arial" w:hAnsi="Arial" w:cs="Arial"/>
            <w:lang w:val="it-IT"/>
          </w:rPr>
          <w:t xml:space="preserve"> è collegata ad un</w:t>
        </w:r>
      </w:ins>
      <w:ins w:id="1244" w:author="Stefano Florio" w:date="2019-01-20T19:08:00Z">
        <w:r>
          <w:rPr>
            <w:rFonts w:ascii="Arial" w:hAnsi="Arial" w:cs="Arial"/>
            <w:lang w:val="it-IT"/>
          </w:rPr>
          <w:t xml:space="preserve"> controller il quale la popola a seconda dei dati del model; questi controller permettono all’utente di interagire con le </w:t>
        </w:r>
        <w:proofErr w:type="spellStart"/>
        <w:r>
          <w:rPr>
            <w:rFonts w:ascii="Arial" w:hAnsi="Arial" w:cs="Arial"/>
            <w:lang w:val="it-IT"/>
          </w:rPr>
          <w:t>view</w:t>
        </w:r>
      </w:ins>
      <w:proofErr w:type="spellEnd"/>
      <w:ins w:id="1245" w:author="Stefano Florio" w:date="2019-01-20T19:09:00Z">
        <w:r>
          <w:rPr>
            <w:rFonts w:ascii="Arial" w:hAnsi="Arial" w:cs="Arial"/>
            <w:lang w:val="it-IT"/>
          </w:rPr>
          <w:t xml:space="preserve"> per visualizzare i dati desiderati ed </w:t>
        </w:r>
        <w:proofErr w:type="spellStart"/>
        <w:r>
          <w:rPr>
            <w:rFonts w:ascii="Arial" w:hAnsi="Arial" w:cs="Arial"/>
            <w:lang w:val="it-IT"/>
          </w:rPr>
          <w:t>evenuali</w:t>
        </w:r>
        <w:proofErr w:type="spellEnd"/>
        <w:r>
          <w:rPr>
            <w:rFonts w:ascii="Arial" w:hAnsi="Arial" w:cs="Arial"/>
            <w:lang w:val="it-IT"/>
          </w:rPr>
          <w:t xml:space="preserve"> anomalie o malfunzionamenti.</w:t>
        </w:r>
      </w:ins>
    </w:p>
    <w:p w:rsidR="00E75697" w:rsidRPr="00905FB1" w:rsidRDefault="00E75697" w:rsidP="00E75697">
      <w:pPr>
        <w:rPr>
          <w:lang w:val="it-IT"/>
        </w:rPr>
      </w:pPr>
    </w:p>
    <w:p w:rsidR="00E75697" w:rsidRPr="00905FB1" w:rsidRDefault="00E75697" w:rsidP="00E75697">
      <w:pPr>
        <w:rPr>
          <w:lang w:val="it-IT"/>
        </w:rPr>
      </w:pPr>
    </w:p>
    <w:p w:rsidR="00E75697" w:rsidRPr="00905FB1" w:rsidRDefault="00E75697" w:rsidP="00E75697">
      <w:pPr>
        <w:rPr>
          <w:lang w:val="it-IT"/>
        </w:rPr>
      </w:pPr>
    </w:p>
    <w:p w:rsidR="00E75697" w:rsidRPr="00905FB1" w:rsidRDefault="00E75697" w:rsidP="00E75697">
      <w:pPr>
        <w:rPr>
          <w:lang w:val="it-IT"/>
        </w:rPr>
      </w:pPr>
    </w:p>
    <w:p w:rsidR="00E75697" w:rsidRPr="00905FB1" w:rsidRDefault="00E75697" w:rsidP="00E75697">
      <w:pPr>
        <w:rPr>
          <w:lang w:val="it-IT"/>
        </w:rPr>
      </w:pPr>
    </w:p>
    <w:p w:rsidR="00E75697" w:rsidRPr="00905FB1" w:rsidRDefault="00E75697" w:rsidP="00E75697">
      <w:pPr>
        <w:rPr>
          <w:lang w:val="it-IT"/>
        </w:rPr>
      </w:pPr>
    </w:p>
    <w:p w:rsidR="00E75697" w:rsidRPr="00905FB1" w:rsidRDefault="00E75697" w:rsidP="00E75697">
      <w:pPr>
        <w:rPr>
          <w:lang w:val="it-IT"/>
        </w:rPr>
      </w:pPr>
    </w:p>
    <w:p w:rsidR="00E75697" w:rsidRPr="00905FB1" w:rsidRDefault="00E75697" w:rsidP="00E75697">
      <w:pPr>
        <w:rPr>
          <w:lang w:val="it-IT"/>
        </w:rPr>
      </w:pPr>
    </w:p>
    <w:p w:rsidR="00E75697" w:rsidRPr="00905FB1" w:rsidRDefault="00E75697" w:rsidP="00E75697">
      <w:pPr>
        <w:rPr>
          <w:lang w:val="it-IT"/>
        </w:rPr>
      </w:pPr>
    </w:p>
    <w:p w:rsidR="00E75697" w:rsidRPr="00905FB1" w:rsidRDefault="00E75697" w:rsidP="00E75697">
      <w:pPr>
        <w:rPr>
          <w:lang w:val="it-IT"/>
        </w:rPr>
      </w:pPr>
    </w:p>
    <w:p w:rsidR="00E75697" w:rsidRPr="00905FB1" w:rsidRDefault="00E75697" w:rsidP="00E75697">
      <w:pPr>
        <w:rPr>
          <w:lang w:val="it-IT"/>
        </w:rPr>
      </w:pPr>
    </w:p>
    <w:p w:rsidR="00E75697" w:rsidRPr="00905FB1" w:rsidRDefault="00E75697" w:rsidP="00E75697">
      <w:pPr>
        <w:rPr>
          <w:lang w:val="it-IT"/>
        </w:rPr>
      </w:pPr>
    </w:p>
    <w:p w:rsidR="00E75697" w:rsidRPr="00905FB1" w:rsidRDefault="00E75697" w:rsidP="00E75697">
      <w:pPr>
        <w:rPr>
          <w:lang w:val="it-IT"/>
        </w:rPr>
      </w:pPr>
    </w:p>
    <w:p w:rsidR="00E75697" w:rsidRPr="00905FB1" w:rsidRDefault="00E75697" w:rsidP="00E75697">
      <w:pPr>
        <w:rPr>
          <w:lang w:val="it-IT"/>
        </w:rPr>
      </w:pPr>
    </w:p>
    <w:p w:rsidR="00E75697" w:rsidRPr="00905FB1" w:rsidRDefault="00E75697" w:rsidP="00E75697">
      <w:pPr>
        <w:rPr>
          <w:lang w:val="it-IT"/>
        </w:rPr>
      </w:pPr>
    </w:p>
    <w:p w:rsidR="00E75697" w:rsidRPr="00905FB1" w:rsidRDefault="00E75697" w:rsidP="00E75697">
      <w:pPr>
        <w:rPr>
          <w:lang w:val="it-IT"/>
        </w:rPr>
      </w:pPr>
    </w:p>
    <w:p w:rsidR="00E75697" w:rsidRPr="00905FB1" w:rsidRDefault="00E75697" w:rsidP="00E75697">
      <w:pPr>
        <w:rPr>
          <w:lang w:val="it-IT"/>
        </w:rPr>
      </w:pPr>
    </w:p>
    <w:p w:rsidR="00E75697" w:rsidRPr="00905FB1" w:rsidRDefault="00E75697" w:rsidP="00E75697">
      <w:pPr>
        <w:rPr>
          <w:lang w:val="it-IT"/>
        </w:rPr>
      </w:pPr>
    </w:p>
    <w:p w:rsidR="00E75697" w:rsidRPr="00905FB1" w:rsidRDefault="00E75697" w:rsidP="00E75697">
      <w:pPr>
        <w:rPr>
          <w:lang w:val="it-IT"/>
        </w:rPr>
      </w:pPr>
    </w:p>
    <w:p w:rsidR="00E75697" w:rsidRPr="00905FB1" w:rsidRDefault="00E75697" w:rsidP="00E75697">
      <w:pPr>
        <w:rPr>
          <w:lang w:val="it-IT"/>
        </w:rPr>
      </w:pPr>
    </w:p>
    <w:p w:rsidR="00E75697" w:rsidRPr="00905FB1" w:rsidDel="00711AE8" w:rsidRDefault="00E75697" w:rsidP="00E75697">
      <w:pPr>
        <w:rPr>
          <w:del w:id="1246" w:author="Stefano Florio" w:date="2019-01-20T19:09:00Z"/>
          <w:lang w:val="it-IT"/>
        </w:rPr>
      </w:pPr>
    </w:p>
    <w:p w:rsidR="00E75697" w:rsidRPr="00905FB1" w:rsidDel="00711AE8" w:rsidRDefault="00E75697" w:rsidP="00E75697">
      <w:pPr>
        <w:rPr>
          <w:del w:id="1247" w:author="Stefano Florio" w:date="2019-01-20T19:09:00Z"/>
          <w:lang w:val="it-IT"/>
        </w:rPr>
      </w:pPr>
    </w:p>
    <w:p w:rsidR="00E75697" w:rsidRPr="00905FB1" w:rsidDel="00711AE8" w:rsidRDefault="00E75697" w:rsidP="00E75697">
      <w:pPr>
        <w:rPr>
          <w:del w:id="1248" w:author="Stefano Florio" w:date="2019-01-20T19:09:00Z"/>
          <w:lang w:val="it-IT"/>
        </w:rPr>
      </w:pPr>
    </w:p>
    <w:p w:rsidR="00E75697" w:rsidRPr="00905FB1" w:rsidDel="00711AE8" w:rsidRDefault="00E75697" w:rsidP="00E75697">
      <w:pPr>
        <w:rPr>
          <w:del w:id="1249" w:author="Stefano Florio" w:date="2019-01-20T19:09:00Z"/>
          <w:lang w:val="it-IT"/>
        </w:rPr>
      </w:pPr>
    </w:p>
    <w:p w:rsidR="00E75697" w:rsidRPr="00905FB1" w:rsidDel="00711AE8" w:rsidRDefault="00E75697" w:rsidP="00E75697">
      <w:pPr>
        <w:rPr>
          <w:del w:id="1250" w:author="Stefano Florio" w:date="2019-01-20T19:09:00Z"/>
          <w:lang w:val="it-IT"/>
        </w:rPr>
      </w:pPr>
    </w:p>
    <w:p w:rsidR="00E75697" w:rsidRPr="00905FB1" w:rsidDel="00711AE8" w:rsidRDefault="00E75697" w:rsidP="00E75697">
      <w:pPr>
        <w:rPr>
          <w:del w:id="1251" w:author="Stefano Florio" w:date="2019-01-20T19:09:00Z"/>
          <w:lang w:val="it-IT"/>
        </w:rPr>
      </w:pPr>
    </w:p>
    <w:p w:rsidR="00E75697" w:rsidRPr="00905FB1" w:rsidDel="00711AE8" w:rsidRDefault="00E75697" w:rsidP="00E75697">
      <w:pPr>
        <w:rPr>
          <w:del w:id="1252" w:author="Stefano Florio" w:date="2019-01-20T19:09:00Z"/>
          <w:lang w:val="it-IT"/>
        </w:rPr>
      </w:pPr>
    </w:p>
    <w:p w:rsidR="00E75697" w:rsidRPr="00905FB1" w:rsidDel="00711AE8" w:rsidRDefault="00E75697" w:rsidP="005B12E3">
      <w:pPr>
        <w:pStyle w:val="Titolo"/>
        <w:spacing w:line="276" w:lineRule="auto"/>
        <w:rPr>
          <w:del w:id="1253" w:author="Stefano Florio" w:date="2019-01-20T19:09:00Z"/>
          <w:noProof/>
          <w:lang w:val="it-IT"/>
        </w:rPr>
      </w:pPr>
    </w:p>
    <w:p w:rsidR="00E04CD9" w:rsidRPr="005B12E3" w:rsidRDefault="00BD56BD" w:rsidP="005B12E3">
      <w:pPr>
        <w:pStyle w:val="Titolo"/>
        <w:spacing w:line="276" w:lineRule="auto"/>
        <w:rPr>
          <w:rFonts w:ascii="Arial" w:hAnsi="Arial" w:cs="Arial"/>
          <w:noProof/>
          <w:sz w:val="48"/>
        </w:rPr>
      </w:pPr>
      <w:r>
        <w:rPr>
          <w:noProof/>
        </w:rPr>
        <w:t>E</w:t>
      </w:r>
      <w:r w:rsidR="00E04CD9">
        <w:rPr>
          <w:noProof/>
        </w:rPr>
        <w:t>. Design Decisions</w:t>
      </w:r>
      <w:r w:rsidR="000157E0">
        <w:rPr>
          <w:noProof/>
        </w:rPr>
        <w:t xml:space="preserve">     </w:t>
      </w:r>
    </w:p>
    <w:p w:rsidR="00D85634" w:rsidRPr="000157E0" w:rsidDel="00711AE8" w:rsidRDefault="00D85634" w:rsidP="00D85634">
      <w:pPr>
        <w:rPr>
          <w:del w:id="1254" w:author="Stefano Florio" w:date="2019-01-20T19:25:00Z"/>
        </w:rPr>
      </w:pPr>
    </w:p>
    <w:p w:rsidR="000157E0" w:rsidRPr="000157E0" w:rsidRDefault="000157E0" w:rsidP="000157E0"/>
    <w:p w:rsidR="00905FB1" w:rsidRPr="00905FB1" w:rsidRDefault="00905FB1" w:rsidP="00905FB1">
      <w:pPr>
        <w:pStyle w:val="Paragrafoelenco"/>
        <w:numPr>
          <w:ilvl w:val="0"/>
          <w:numId w:val="47"/>
        </w:numPr>
        <w:spacing w:after="160" w:line="259" w:lineRule="auto"/>
        <w:rPr>
          <w:rFonts w:ascii="Arial" w:hAnsi="Arial" w:cs="Arial"/>
          <w:b/>
          <w:sz w:val="24"/>
          <w:szCs w:val="24"/>
        </w:rPr>
      </w:pPr>
      <w:proofErr w:type="spellStart"/>
      <w:r w:rsidRPr="00905FB1">
        <w:rPr>
          <w:rFonts w:ascii="Arial" w:hAnsi="Arial" w:cs="Arial"/>
          <w:b/>
          <w:sz w:val="24"/>
          <w:szCs w:val="24"/>
        </w:rPr>
        <w:t>Calcolo</w:t>
      </w:r>
      <w:proofErr w:type="spellEnd"/>
      <w:r w:rsidR="0026318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905FB1">
        <w:rPr>
          <w:rFonts w:ascii="Arial" w:hAnsi="Arial" w:cs="Arial"/>
          <w:b/>
          <w:sz w:val="24"/>
          <w:szCs w:val="24"/>
        </w:rPr>
        <w:t>Priorità</w:t>
      </w:r>
      <w:proofErr w:type="spellEnd"/>
      <w:r w:rsidRPr="00905FB1">
        <w:rPr>
          <w:rFonts w:ascii="Arial" w:hAnsi="Arial" w:cs="Arial"/>
          <w:b/>
          <w:sz w:val="24"/>
          <w:szCs w:val="24"/>
        </w:rPr>
        <w:t xml:space="preserve"> e </w:t>
      </w:r>
      <w:proofErr w:type="spellStart"/>
      <w:r w:rsidRPr="00905FB1">
        <w:rPr>
          <w:rFonts w:ascii="Arial" w:hAnsi="Arial" w:cs="Arial"/>
          <w:b/>
          <w:sz w:val="24"/>
          <w:szCs w:val="24"/>
        </w:rPr>
        <w:t>Pericoli</w:t>
      </w:r>
      <w:proofErr w:type="spellEnd"/>
    </w:p>
    <w:p w:rsidR="00905FB1" w:rsidRPr="00905FB1" w:rsidRDefault="00905FB1" w:rsidP="00905FB1">
      <w:pPr>
        <w:rPr>
          <w:rFonts w:ascii="Arial" w:hAnsi="Arial" w:cs="Arial"/>
          <w:lang w:val="it-IT"/>
        </w:rPr>
      </w:pPr>
      <w:r w:rsidRPr="00905FB1">
        <w:rPr>
          <w:rFonts w:ascii="Arial" w:hAnsi="Arial" w:cs="Arial"/>
          <w:lang w:val="it-IT"/>
        </w:rPr>
        <w:t xml:space="preserve">Questa componente si pone a metà tra il database e la dashboard ed ha il compito di analizzare i dati rilevati dai sensori per etichettarli con </w:t>
      </w:r>
      <w:r w:rsidRPr="00905FB1">
        <w:rPr>
          <w:rFonts w:ascii="Arial" w:hAnsi="Arial" w:cs="Arial"/>
          <w:b/>
          <w:lang w:val="it-IT"/>
        </w:rPr>
        <w:t>il giusto livello di priorità</w:t>
      </w:r>
      <w:r w:rsidRPr="00905FB1">
        <w:rPr>
          <w:rFonts w:ascii="Arial" w:hAnsi="Arial" w:cs="Arial"/>
          <w:lang w:val="it-IT"/>
        </w:rPr>
        <w:t>; al suo interno si trova anche la componente responsabile per l’</w:t>
      </w:r>
      <w:r w:rsidRPr="00905FB1">
        <w:rPr>
          <w:rFonts w:ascii="Arial" w:hAnsi="Arial" w:cs="Arial"/>
          <w:b/>
          <w:lang w:val="it-IT"/>
        </w:rPr>
        <w:t>identificazione dei pericoli</w:t>
      </w:r>
      <w:r w:rsidRPr="00905FB1">
        <w:rPr>
          <w:rFonts w:ascii="Arial" w:hAnsi="Arial" w:cs="Arial"/>
          <w:lang w:val="it-IT"/>
        </w:rPr>
        <w:t xml:space="preserve">, ovvero di quelle anomalie che potrebbero mettere a rischio la </w:t>
      </w:r>
      <w:r w:rsidRPr="00905FB1">
        <w:rPr>
          <w:rFonts w:ascii="Arial" w:hAnsi="Arial" w:cs="Arial"/>
          <w:b/>
          <w:lang w:val="it-IT"/>
        </w:rPr>
        <w:t>vita</w:t>
      </w:r>
      <w:r w:rsidRPr="00905FB1">
        <w:rPr>
          <w:rFonts w:ascii="Arial" w:hAnsi="Arial" w:cs="Arial"/>
          <w:lang w:val="it-IT"/>
        </w:rPr>
        <w:t xml:space="preserve"> delle persone. Attraverso un algoritmo ben studiato e sicuro, il sistema sarà in grado di riconoscere una situazione pericolosa ed inviare immediatamente al responsabile dell’area un</w:t>
      </w:r>
      <w:ins w:id="1255" w:author="Enrico Monte" w:date="2019-01-19T19:14:00Z">
        <w:r w:rsidR="00C10DB2">
          <w:rPr>
            <w:rFonts w:ascii="Arial" w:hAnsi="Arial" w:cs="Arial"/>
            <w:lang w:val="it-IT"/>
          </w:rPr>
          <w:t>’</w:t>
        </w:r>
      </w:ins>
      <w:del w:id="1256" w:author="Enrico Monte" w:date="2019-01-19T19:14:00Z">
        <w:r w:rsidRPr="00905FB1" w:rsidDel="00C10DB2">
          <w:rPr>
            <w:rFonts w:ascii="Arial" w:hAnsi="Arial" w:cs="Arial"/>
            <w:lang w:val="it-IT"/>
          </w:rPr>
          <w:delText xml:space="preserve"> </w:delText>
        </w:r>
      </w:del>
      <w:r w:rsidRPr="00905FB1">
        <w:rPr>
          <w:rFonts w:ascii="Arial" w:hAnsi="Arial" w:cs="Arial"/>
          <w:b/>
          <w:lang w:val="it-IT"/>
        </w:rPr>
        <w:t>allerta di pericolo</w:t>
      </w:r>
      <w:r w:rsidRPr="00905FB1">
        <w:rPr>
          <w:rFonts w:ascii="Arial" w:hAnsi="Arial" w:cs="Arial"/>
          <w:lang w:val="it-IT"/>
        </w:rPr>
        <w:t xml:space="preserve"> ben visibile. </w:t>
      </w:r>
    </w:p>
    <w:p w:rsidR="00905FB1" w:rsidRPr="00905FB1" w:rsidRDefault="00905FB1" w:rsidP="00905FB1">
      <w:pPr>
        <w:rPr>
          <w:rFonts w:ascii="Arial" w:hAnsi="Arial" w:cs="Arial"/>
          <w:lang w:val="it-IT"/>
        </w:rPr>
      </w:pPr>
    </w:p>
    <w:p w:rsidR="00905FB1" w:rsidRPr="00905FB1" w:rsidRDefault="00905FB1" w:rsidP="00905FB1">
      <w:pPr>
        <w:pStyle w:val="Paragrafoelenco"/>
        <w:numPr>
          <w:ilvl w:val="0"/>
          <w:numId w:val="47"/>
        </w:numPr>
        <w:spacing w:after="160" w:line="259" w:lineRule="auto"/>
        <w:rPr>
          <w:rFonts w:ascii="Arial" w:hAnsi="Arial" w:cs="Arial"/>
          <w:b/>
          <w:sz w:val="24"/>
          <w:szCs w:val="24"/>
        </w:rPr>
      </w:pPr>
      <w:proofErr w:type="spellStart"/>
      <w:r w:rsidRPr="00905FB1">
        <w:rPr>
          <w:rFonts w:ascii="Arial" w:hAnsi="Arial" w:cs="Arial"/>
          <w:b/>
          <w:sz w:val="24"/>
          <w:szCs w:val="24"/>
        </w:rPr>
        <w:t>Rilevatori</w:t>
      </w:r>
      <w:proofErr w:type="spellEnd"/>
      <w:r w:rsidRPr="00905FB1">
        <w:rPr>
          <w:rFonts w:ascii="Arial" w:hAnsi="Arial" w:cs="Arial"/>
          <w:b/>
          <w:sz w:val="24"/>
          <w:szCs w:val="24"/>
        </w:rPr>
        <w:t xml:space="preserve"> di </w:t>
      </w:r>
      <w:proofErr w:type="spellStart"/>
      <w:r w:rsidRPr="00905FB1">
        <w:rPr>
          <w:rFonts w:ascii="Arial" w:hAnsi="Arial" w:cs="Arial"/>
          <w:b/>
          <w:sz w:val="24"/>
          <w:szCs w:val="24"/>
        </w:rPr>
        <w:t>Fumo</w:t>
      </w:r>
      <w:proofErr w:type="spellEnd"/>
    </w:p>
    <w:p w:rsidR="00905FB1" w:rsidRPr="00905FB1" w:rsidRDefault="00905FB1" w:rsidP="00905FB1">
      <w:pPr>
        <w:rPr>
          <w:rFonts w:ascii="Arial" w:hAnsi="Arial" w:cs="Arial"/>
          <w:lang w:val="it-IT"/>
        </w:rPr>
      </w:pPr>
      <w:r w:rsidRPr="00905FB1">
        <w:rPr>
          <w:rFonts w:ascii="Arial" w:hAnsi="Arial" w:cs="Arial"/>
          <w:lang w:val="it-IT"/>
        </w:rPr>
        <w:t xml:space="preserve">Per aumentare il </w:t>
      </w:r>
      <w:r w:rsidRPr="00905FB1">
        <w:rPr>
          <w:rFonts w:ascii="Arial" w:hAnsi="Arial" w:cs="Arial"/>
          <w:b/>
          <w:lang w:val="it-IT"/>
        </w:rPr>
        <w:t xml:space="preserve">livello di </w:t>
      </w:r>
      <w:proofErr w:type="spellStart"/>
      <w:r w:rsidRPr="00905FB1">
        <w:rPr>
          <w:rFonts w:ascii="Arial" w:hAnsi="Arial" w:cs="Arial"/>
          <w:b/>
          <w:lang w:val="it-IT"/>
        </w:rPr>
        <w:t>safety</w:t>
      </w:r>
      <w:proofErr w:type="spellEnd"/>
      <w:r w:rsidRPr="00905FB1">
        <w:rPr>
          <w:rFonts w:ascii="Arial" w:hAnsi="Arial" w:cs="Arial"/>
          <w:lang w:val="it-IT"/>
        </w:rPr>
        <w:t xml:space="preserve"> del sistema abbiamo deciso, dopo un’attenta analisi, di inserire dei sensori in grado di rilevare immediatamente la presenza di un incendio all’interno della nostra rete di sensori; per ottenere un ottimo compromesso tra costi e utilità, abbiamo deciso di inserire questo tipo di sensore solo nelle </w:t>
      </w:r>
      <w:r w:rsidRPr="00905FB1">
        <w:rPr>
          <w:rFonts w:ascii="Arial" w:hAnsi="Arial" w:cs="Arial"/>
          <w:b/>
          <w:lang w:val="it-IT"/>
        </w:rPr>
        <w:t>stanze più importanti di un edificio</w:t>
      </w:r>
      <w:ins w:id="1257" w:author="Enrico Monte" w:date="2019-01-19T19:15:00Z">
        <w:r w:rsidR="00C10DB2">
          <w:rPr>
            <w:rFonts w:ascii="Arial" w:hAnsi="Arial" w:cs="Arial"/>
            <w:b/>
            <w:lang w:val="it-IT"/>
          </w:rPr>
          <w:t xml:space="preserve"> </w:t>
        </w:r>
      </w:ins>
      <w:ins w:id="1258" w:author="Enrico Monte" w:date="2019-01-19T19:14:00Z">
        <w:r w:rsidR="00C10DB2">
          <w:rPr>
            <w:rFonts w:ascii="Arial" w:hAnsi="Arial" w:cs="Arial"/>
            <w:b/>
            <w:lang w:val="it-IT"/>
          </w:rPr>
          <w:t xml:space="preserve">(denotate dall’attributo </w:t>
        </w:r>
      </w:ins>
      <w:ins w:id="1259" w:author="Enrico Monte" w:date="2019-01-19T19:15:00Z">
        <w:r w:rsidR="00C10DB2">
          <w:rPr>
            <w:rFonts w:ascii="Arial" w:hAnsi="Arial" w:cs="Arial"/>
            <w:b/>
            <w:lang w:val="it-IT"/>
          </w:rPr>
          <w:t>“priorità=</w:t>
        </w:r>
      </w:ins>
      <w:ins w:id="1260" w:author="Enrico Monte" w:date="2019-01-19T19:14:00Z">
        <w:r w:rsidR="00C10DB2">
          <w:rPr>
            <w:rFonts w:ascii="Arial" w:hAnsi="Arial" w:cs="Arial"/>
            <w:b/>
            <w:lang w:val="it-IT"/>
          </w:rPr>
          <w:t>high</w:t>
        </w:r>
      </w:ins>
      <w:ins w:id="1261" w:author="Enrico Monte" w:date="2019-01-19T19:15:00Z">
        <w:r w:rsidR="00C10DB2">
          <w:rPr>
            <w:rFonts w:ascii="Arial" w:hAnsi="Arial" w:cs="Arial"/>
            <w:b/>
            <w:lang w:val="it-IT"/>
          </w:rPr>
          <w:t>”</w:t>
        </w:r>
      </w:ins>
      <w:ins w:id="1262" w:author="Enrico Monte" w:date="2019-01-19T19:14:00Z">
        <w:r w:rsidR="00C10DB2">
          <w:rPr>
            <w:rFonts w:ascii="Arial" w:hAnsi="Arial" w:cs="Arial"/>
            <w:b/>
            <w:lang w:val="it-IT"/>
          </w:rPr>
          <w:t xml:space="preserve"> nel DB)</w:t>
        </w:r>
      </w:ins>
      <w:r w:rsidRPr="00905FB1">
        <w:rPr>
          <w:rFonts w:ascii="Arial" w:hAnsi="Arial" w:cs="Arial"/>
          <w:lang w:val="it-IT"/>
        </w:rPr>
        <w:t xml:space="preserve">, </w:t>
      </w:r>
      <w:r w:rsidRPr="00905FB1">
        <w:rPr>
          <w:rFonts w:ascii="Arial" w:hAnsi="Arial" w:cs="Arial"/>
          <w:i/>
          <w:lang w:val="it-IT"/>
        </w:rPr>
        <w:t>come ad esempio un’aula magna di una scuola</w:t>
      </w:r>
      <w:r w:rsidRPr="00905FB1">
        <w:rPr>
          <w:rFonts w:ascii="Arial" w:hAnsi="Arial" w:cs="Arial"/>
          <w:lang w:val="it-IT"/>
        </w:rPr>
        <w:t>.</w:t>
      </w:r>
      <w:r w:rsidR="00263182">
        <w:rPr>
          <w:rFonts w:ascii="Arial" w:hAnsi="Arial" w:cs="Arial"/>
          <w:lang w:val="it-IT"/>
        </w:rPr>
        <w:t xml:space="preserve"> </w:t>
      </w:r>
      <w:r w:rsidRPr="00905FB1">
        <w:rPr>
          <w:rFonts w:ascii="Arial" w:hAnsi="Arial" w:cs="Arial"/>
          <w:lang w:val="it-IT"/>
        </w:rPr>
        <w:t xml:space="preserve">I sensori invieranno </w:t>
      </w:r>
      <w:r w:rsidRPr="00905FB1">
        <w:rPr>
          <w:rFonts w:ascii="Arial" w:hAnsi="Arial" w:cs="Arial"/>
          <w:i/>
          <w:lang w:val="it-IT"/>
        </w:rPr>
        <w:t>‘0’</w:t>
      </w:r>
      <w:r w:rsidRPr="00905FB1">
        <w:rPr>
          <w:rFonts w:ascii="Arial" w:hAnsi="Arial" w:cs="Arial"/>
          <w:lang w:val="it-IT"/>
        </w:rPr>
        <w:t xml:space="preserve"> in caso di stato normale, </w:t>
      </w:r>
      <w:r w:rsidRPr="00905FB1">
        <w:rPr>
          <w:rFonts w:ascii="Arial" w:hAnsi="Arial" w:cs="Arial"/>
          <w:i/>
          <w:lang w:val="it-IT"/>
        </w:rPr>
        <w:t>‘</w:t>
      </w:r>
      <w:proofErr w:type="gramStart"/>
      <w:r w:rsidRPr="00905FB1">
        <w:rPr>
          <w:rFonts w:ascii="Arial" w:hAnsi="Arial" w:cs="Arial"/>
          <w:i/>
          <w:lang w:val="it-IT"/>
        </w:rPr>
        <w:t>1’</w:t>
      </w:r>
      <w:r w:rsidRPr="00905FB1">
        <w:rPr>
          <w:rFonts w:ascii="Arial" w:hAnsi="Arial" w:cs="Arial"/>
          <w:lang w:val="it-IT"/>
        </w:rPr>
        <w:t xml:space="preserve"> in</w:t>
      </w:r>
      <w:proofErr w:type="gramEnd"/>
      <w:r w:rsidRPr="00905FB1">
        <w:rPr>
          <w:rFonts w:ascii="Arial" w:hAnsi="Arial" w:cs="Arial"/>
          <w:lang w:val="it-IT"/>
        </w:rPr>
        <w:t xml:space="preserve"> caso di fumo rilevato; l’algoritmo per il calcolo dei pericoli riconoscerà immediatamente il dato e manderà il segnale di pericolo al gestore associato all’edificio in questione. </w:t>
      </w:r>
    </w:p>
    <w:p w:rsidR="00905FB1" w:rsidRPr="00905FB1" w:rsidDel="00BC56DF" w:rsidRDefault="00905FB1" w:rsidP="00905FB1">
      <w:pPr>
        <w:rPr>
          <w:del w:id="1263" w:author="Stefano Florio" w:date="2019-01-20T19:25:00Z"/>
          <w:rFonts w:ascii="Arial" w:hAnsi="Arial" w:cs="Arial"/>
          <w:lang w:val="it-IT"/>
        </w:rPr>
      </w:pPr>
    </w:p>
    <w:p w:rsidR="00905FB1" w:rsidRPr="003F7E55" w:rsidDel="00C10DB2" w:rsidRDefault="00905FB1" w:rsidP="00905FB1">
      <w:pPr>
        <w:pStyle w:val="Paragrafoelenco"/>
        <w:numPr>
          <w:ilvl w:val="0"/>
          <w:numId w:val="47"/>
        </w:numPr>
        <w:spacing w:after="160" w:line="259" w:lineRule="auto"/>
        <w:rPr>
          <w:del w:id="1264" w:author="Enrico Monte" w:date="2019-01-19T19:13:00Z"/>
          <w:rFonts w:ascii="Arial" w:hAnsi="Arial" w:cs="Arial"/>
          <w:b/>
          <w:sz w:val="24"/>
          <w:szCs w:val="24"/>
          <w:lang w:val="it-IT"/>
          <w:rPrChange w:id="1265" w:author="Enrico Monte" w:date="2019-01-19T23:05:00Z">
            <w:rPr>
              <w:del w:id="1266" w:author="Enrico Monte" w:date="2019-01-19T19:13:00Z"/>
              <w:rFonts w:ascii="Arial" w:hAnsi="Arial" w:cs="Arial"/>
              <w:b/>
              <w:sz w:val="24"/>
              <w:szCs w:val="24"/>
            </w:rPr>
          </w:rPrChange>
        </w:rPr>
      </w:pPr>
      <w:del w:id="1267" w:author="Enrico Monte" w:date="2019-01-19T19:13:00Z">
        <w:r w:rsidRPr="003F7E55" w:rsidDel="00C10DB2">
          <w:rPr>
            <w:rFonts w:ascii="Arial" w:hAnsi="Arial" w:cs="Arial"/>
            <w:b/>
            <w:lang w:val="it-IT"/>
            <w:rPrChange w:id="1268" w:author="Enrico Monte" w:date="2019-01-19T23:05:00Z">
              <w:rPr>
                <w:rFonts w:ascii="Arial" w:hAnsi="Arial" w:cs="Arial"/>
                <w:b/>
              </w:rPr>
            </w:rPrChange>
          </w:rPr>
          <w:delText>Feedback System</w:delText>
        </w:r>
      </w:del>
    </w:p>
    <w:p w:rsidR="00905FB1" w:rsidRPr="00905FB1" w:rsidDel="00C10DB2" w:rsidRDefault="00905FB1" w:rsidP="00905FB1">
      <w:pPr>
        <w:rPr>
          <w:del w:id="1269" w:author="Enrico Monte" w:date="2019-01-19T19:13:00Z"/>
          <w:rFonts w:ascii="Arial" w:hAnsi="Arial" w:cs="Arial"/>
          <w:lang w:val="it-IT"/>
        </w:rPr>
      </w:pPr>
      <w:del w:id="1270" w:author="Enrico Monte" w:date="2019-01-19T19:13:00Z">
        <w:r w:rsidRPr="00905FB1" w:rsidDel="00C10DB2">
          <w:rPr>
            <w:rFonts w:ascii="Arial" w:hAnsi="Arial" w:cs="Arial"/>
            <w:lang w:val="it-IT"/>
          </w:rPr>
          <w:delText xml:space="preserve">Abbiamo sviluppato un </w:delText>
        </w:r>
        <w:r w:rsidRPr="00905FB1" w:rsidDel="00C10DB2">
          <w:rPr>
            <w:rFonts w:ascii="Arial" w:hAnsi="Arial" w:cs="Arial"/>
            <w:b/>
            <w:lang w:val="it-IT"/>
          </w:rPr>
          <w:delText>sistema di notifiche</w:delText>
        </w:r>
        <w:r w:rsidRPr="00905FB1" w:rsidDel="00C10DB2">
          <w:rPr>
            <w:rFonts w:ascii="Arial" w:hAnsi="Arial" w:cs="Arial"/>
            <w:lang w:val="it-IT"/>
          </w:rPr>
          <w:delText xml:space="preserve"> tra gestori per aumentare il </w:delText>
        </w:r>
        <w:r w:rsidRPr="00905FB1" w:rsidDel="00C10DB2">
          <w:rPr>
            <w:rFonts w:ascii="Arial" w:hAnsi="Arial" w:cs="Arial"/>
            <w:b/>
            <w:lang w:val="it-IT"/>
          </w:rPr>
          <w:delText>livello di sicurezza</w:delText>
        </w:r>
        <w:r w:rsidRPr="00905FB1" w:rsidDel="00C10DB2">
          <w:rPr>
            <w:rFonts w:ascii="Arial" w:hAnsi="Arial" w:cs="Arial"/>
            <w:lang w:val="it-IT"/>
          </w:rPr>
          <w:delText xml:space="preserve"> all’interno del sistema. Grazie a questo sistema un </w:delText>
        </w:r>
        <w:r w:rsidRPr="00905FB1" w:rsidDel="00C10DB2">
          <w:rPr>
            <w:rFonts w:ascii="Arial" w:hAnsi="Arial" w:cs="Arial"/>
            <w:i/>
            <w:lang w:val="it-IT"/>
          </w:rPr>
          <w:delText>gestore di livello più alto</w:delText>
        </w:r>
        <w:r w:rsidRPr="00905FB1" w:rsidDel="00C10DB2">
          <w:rPr>
            <w:rFonts w:ascii="Arial" w:hAnsi="Arial" w:cs="Arial"/>
            <w:lang w:val="it-IT"/>
          </w:rPr>
          <w:delText xml:space="preserve"> può sollecitare un </w:delText>
        </w:r>
        <w:r w:rsidRPr="00905FB1" w:rsidDel="00C10DB2">
          <w:rPr>
            <w:rFonts w:ascii="Arial" w:hAnsi="Arial" w:cs="Arial"/>
            <w:i/>
            <w:lang w:val="it-IT"/>
          </w:rPr>
          <w:delText>gestore ad un livello inferiore</w:delText>
        </w:r>
        <w:r w:rsidRPr="00905FB1" w:rsidDel="00C10DB2">
          <w:rPr>
            <w:rFonts w:ascii="Arial" w:hAnsi="Arial" w:cs="Arial"/>
            <w:lang w:val="it-IT"/>
          </w:rPr>
          <w:delText xml:space="preserve"> a fronte di un’</w:delText>
        </w:r>
        <w:r w:rsidRPr="00905FB1" w:rsidDel="00C10DB2">
          <w:rPr>
            <w:rFonts w:ascii="Arial" w:hAnsi="Arial" w:cs="Arial"/>
            <w:b/>
            <w:lang w:val="it-IT"/>
          </w:rPr>
          <w:delText>anomalia</w:delText>
        </w:r>
        <w:r w:rsidRPr="00905FB1" w:rsidDel="00C10DB2">
          <w:rPr>
            <w:rFonts w:ascii="Arial" w:hAnsi="Arial" w:cs="Arial"/>
            <w:lang w:val="it-IT"/>
          </w:rPr>
          <w:delText>. Quest’ultimo, una volta visualizzata la notifica, con un semplice click notifica al gestore che lo aveva sollecitato di aver visualizzato l’anomalia e di aver preso provvedimenti per risolverla.</w:delText>
        </w:r>
      </w:del>
    </w:p>
    <w:p w:rsidR="00905FB1" w:rsidRPr="00905FB1" w:rsidDel="00C10DB2" w:rsidRDefault="00905FB1" w:rsidP="00905FB1">
      <w:pPr>
        <w:rPr>
          <w:del w:id="1271" w:author="Enrico Monte" w:date="2019-01-19T19:13:00Z"/>
          <w:rFonts w:ascii="Arial" w:hAnsi="Arial" w:cs="Arial"/>
          <w:lang w:val="it-IT"/>
        </w:rPr>
      </w:pPr>
      <w:del w:id="1272" w:author="Enrico Monte" w:date="2019-01-19T19:13:00Z">
        <w:r w:rsidRPr="00905FB1" w:rsidDel="00C10DB2">
          <w:rPr>
            <w:rFonts w:ascii="Arial" w:hAnsi="Arial" w:cs="Arial"/>
            <w:lang w:val="it-IT"/>
          </w:rPr>
          <w:delText xml:space="preserve">Questa componente verrà implementata nella </w:delText>
        </w:r>
        <w:r w:rsidRPr="00905FB1" w:rsidDel="00C10DB2">
          <w:rPr>
            <w:rFonts w:ascii="Arial" w:hAnsi="Arial" w:cs="Arial"/>
            <w:b/>
            <w:lang w:val="it-IT"/>
          </w:rPr>
          <w:delText>dashboard</w:delText>
        </w:r>
        <w:r w:rsidRPr="00905FB1" w:rsidDel="00C10DB2">
          <w:rPr>
            <w:rFonts w:ascii="Arial" w:hAnsi="Arial" w:cs="Arial"/>
            <w:lang w:val="it-IT"/>
          </w:rPr>
          <w:delText xml:space="preserve"> tramite un sistema di messaggi </w:delText>
        </w:r>
        <w:r w:rsidRPr="00905FB1" w:rsidDel="00C10DB2">
          <w:rPr>
            <w:rFonts w:ascii="Arial" w:hAnsi="Arial" w:cs="Arial"/>
            <w:b/>
            <w:lang w:val="it-IT"/>
          </w:rPr>
          <w:delText>asincroni</w:delText>
        </w:r>
        <w:r w:rsidRPr="00905FB1" w:rsidDel="00C10DB2">
          <w:rPr>
            <w:rFonts w:ascii="Arial" w:hAnsi="Arial" w:cs="Arial"/>
            <w:lang w:val="it-IT"/>
          </w:rPr>
          <w:delText>: infatti il gestore che manda la notifica non rimane in attesa di una risposta, ma può tranquillamente continuare a navigare tra le sue interfacce.</w:delText>
        </w:r>
      </w:del>
    </w:p>
    <w:p w:rsidR="00905FB1" w:rsidDel="00C10DB2" w:rsidRDefault="00905FB1" w:rsidP="00905FB1">
      <w:pPr>
        <w:rPr>
          <w:del w:id="1273" w:author="Enrico Monte" w:date="2019-01-19T19:16:00Z"/>
          <w:rFonts w:ascii="Arial" w:hAnsi="Arial" w:cs="Arial"/>
          <w:b/>
          <w:lang w:val="it-IT"/>
        </w:rPr>
      </w:pPr>
    </w:p>
    <w:p w:rsidR="00905FB1" w:rsidDel="00C10DB2" w:rsidRDefault="00905FB1" w:rsidP="00905FB1">
      <w:pPr>
        <w:rPr>
          <w:del w:id="1274" w:author="Enrico Monte" w:date="2019-01-19T19:15:00Z"/>
          <w:rFonts w:ascii="Arial" w:hAnsi="Arial" w:cs="Arial"/>
          <w:b/>
          <w:lang w:val="it-IT"/>
        </w:rPr>
      </w:pPr>
    </w:p>
    <w:p w:rsidR="00905FB1" w:rsidDel="00C10DB2" w:rsidRDefault="00905FB1" w:rsidP="00905FB1">
      <w:pPr>
        <w:rPr>
          <w:del w:id="1275" w:author="Enrico Monte" w:date="2019-01-19T19:15:00Z"/>
          <w:rFonts w:ascii="Arial" w:hAnsi="Arial" w:cs="Arial"/>
          <w:b/>
          <w:lang w:val="it-IT"/>
        </w:rPr>
      </w:pPr>
    </w:p>
    <w:p w:rsidR="00905FB1" w:rsidRPr="00905FB1" w:rsidDel="00C10DB2" w:rsidRDefault="00905FB1" w:rsidP="00905FB1">
      <w:pPr>
        <w:rPr>
          <w:del w:id="1276" w:author="Enrico Monte" w:date="2019-01-19T19:15:00Z"/>
          <w:rFonts w:ascii="Arial" w:hAnsi="Arial" w:cs="Arial"/>
          <w:b/>
          <w:lang w:val="it-IT"/>
        </w:rPr>
      </w:pPr>
    </w:p>
    <w:p w:rsidR="00905FB1" w:rsidRPr="000D6A8D" w:rsidRDefault="00905FB1">
      <w:pPr>
        <w:pStyle w:val="Paragrafoelenco"/>
        <w:spacing w:after="160" w:line="259" w:lineRule="auto"/>
        <w:ind w:left="0"/>
        <w:rPr>
          <w:rFonts w:ascii="Arial" w:hAnsi="Arial" w:cs="Arial"/>
          <w:b/>
          <w:sz w:val="24"/>
          <w:szCs w:val="24"/>
          <w:lang w:val="it-IT"/>
        </w:rPr>
        <w:pPrChange w:id="1277" w:author="Enrico Monte" w:date="2019-01-19T19:15:00Z">
          <w:pPr>
            <w:pStyle w:val="Paragrafoelenco"/>
            <w:spacing w:after="160" w:line="259" w:lineRule="auto"/>
          </w:pPr>
        </w:pPrChange>
      </w:pPr>
    </w:p>
    <w:p w:rsidR="00905FB1" w:rsidRPr="00905FB1" w:rsidRDefault="00905FB1" w:rsidP="00905FB1">
      <w:pPr>
        <w:pStyle w:val="Paragrafoelenco"/>
        <w:numPr>
          <w:ilvl w:val="0"/>
          <w:numId w:val="47"/>
        </w:numPr>
        <w:spacing w:after="160" w:line="259" w:lineRule="auto"/>
        <w:rPr>
          <w:rFonts w:ascii="Arial" w:hAnsi="Arial" w:cs="Arial"/>
          <w:b/>
          <w:sz w:val="24"/>
          <w:szCs w:val="24"/>
        </w:rPr>
      </w:pPr>
      <w:r w:rsidRPr="00905FB1">
        <w:rPr>
          <w:rFonts w:ascii="Arial" w:hAnsi="Arial" w:cs="Arial"/>
          <w:b/>
          <w:sz w:val="24"/>
          <w:szCs w:val="24"/>
        </w:rPr>
        <w:t>Model-View-Controller Pattern Design</w:t>
      </w:r>
    </w:p>
    <w:p w:rsidR="00905FB1" w:rsidRPr="00905FB1" w:rsidRDefault="00905FB1" w:rsidP="00905FB1">
      <w:pPr>
        <w:rPr>
          <w:rFonts w:ascii="Arial" w:hAnsi="Arial" w:cs="Arial"/>
          <w:lang w:val="it-IT"/>
        </w:rPr>
      </w:pPr>
      <w:r w:rsidRPr="00905FB1">
        <w:rPr>
          <w:rFonts w:ascii="Arial" w:hAnsi="Arial" w:cs="Arial"/>
          <w:lang w:val="it-IT"/>
        </w:rPr>
        <w:t xml:space="preserve">Il sistema che stiamo sviluppando è basato sulle </w:t>
      </w:r>
      <w:r w:rsidRPr="00905FB1">
        <w:rPr>
          <w:rFonts w:ascii="Arial" w:hAnsi="Arial" w:cs="Arial"/>
          <w:b/>
          <w:lang w:val="it-IT"/>
        </w:rPr>
        <w:t xml:space="preserve">interfacce; </w:t>
      </w:r>
      <w:r w:rsidRPr="00905FB1">
        <w:rPr>
          <w:rFonts w:ascii="Arial" w:hAnsi="Arial" w:cs="Arial"/>
          <w:lang w:val="it-IT"/>
        </w:rPr>
        <w:t xml:space="preserve">questo perché ad ogni tipo di utente che logga nel sistema verrà proposta un interfaccia </w:t>
      </w:r>
      <w:r w:rsidRPr="00905FB1">
        <w:rPr>
          <w:rFonts w:ascii="Arial" w:hAnsi="Arial" w:cs="Arial"/>
          <w:b/>
          <w:lang w:val="it-IT"/>
        </w:rPr>
        <w:t>ad-hoc al suo ruolo</w:t>
      </w:r>
      <w:r w:rsidRPr="00905FB1">
        <w:rPr>
          <w:rFonts w:ascii="Arial" w:hAnsi="Arial" w:cs="Arial"/>
          <w:lang w:val="it-IT"/>
        </w:rPr>
        <w:t xml:space="preserve">. Ad esempio ad un </w:t>
      </w:r>
      <w:proofErr w:type="spellStart"/>
      <w:r w:rsidRPr="00905FB1">
        <w:rPr>
          <w:rFonts w:ascii="Arial" w:hAnsi="Arial" w:cs="Arial"/>
          <w:i/>
          <w:lang w:val="it-IT"/>
        </w:rPr>
        <w:t>GestoreZona</w:t>
      </w:r>
      <w:proofErr w:type="spellEnd"/>
      <w:r w:rsidRPr="00905FB1">
        <w:rPr>
          <w:rFonts w:ascii="Arial" w:hAnsi="Arial" w:cs="Arial"/>
          <w:lang w:val="it-IT"/>
        </w:rPr>
        <w:t xml:space="preserve"> verranno proposte le informazioni riguardanti esclusivamente gli edifici della zona a lui associata, ad un livello più alto rispetto ad un </w:t>
      </w:r>
      <w:proofErr w:type="spellStart"/>
      <w:r w:rsidRPr="00905FB1">
        <w:rPr>
          <w:rFonts w:ascii="Arial" w:hAnsi="Arial" w:cs="Arial"/>
          <w:i/>
          <w:lang w:val="it-IT"/>
        </w:rPr>
        <w:t>GestoreCittà</w:t>
      </w:r>
      <w:proofErr w:type="spellEnd"/>
      <w:r w:rsidRPr="00905FB1">
        <w:rPr>
          <w:rFonts w:ascii="Arial" w:hAnsi="Arial" w:cs="Arial"/>
          <w:lang w:val="it-IT"/>
        </w:rPr>
        <w:t xml:space="preserve"> , al quale verrà proposto un livello più dettagliato del singolo edificio di sua competenza.</w:t>
      </w:r>
    </w:p>
    <w:p w:rsidR="00905FB1" w:rsidRPr="00905FB1" w:rsidRDefault="00905FB1" w:rsidP="00905FB1">
      <w:pPr>
        <w:rPr>
          <w:rFonts w:ascii="Arial" w:hAnsi="Arial" w:cs="Arial"/>
          <w:lang w:val="it-IT"/>
        </w:rPr>
      </w:pPr>
      <w:r w:rsidRPr="00905FB1">
        <w:rPr>
          <w:rFonts w:ascii="Arial" w:hAnsi="Arial" w:cs="Arial"/>
          <w:lang w:val="it-IT"/>
        </w:rPr>
        <w:t xml:space="preserve">Per queste motivazioni abbiamo adottato il pattern </w:t>
      </w:r>
      <w:r w:rsidRPr="00905FB1">
        <w:rPr>
          <w:rFonts w:ascii="Arial" w:hAnsi="Arial" w:cs="Arial"/>
          <w:b/>
          <w:lang w:val="it-IT"/>
        </w:rPr>
        <w:t>Model-</w:t>
      </w:r>
      <w:proofErr w:type="spellStart"/>
      <w:r w:rsidRPr="00905FB1">
        <w:rPr>
          <w:rFonts w:ascii="Arial" w:hAnsi="Arial" w:cs="Arial"/>
          <w:b/>
          <w:lang w:val="it-IT"/>
        </w:rPr>
        <w:t>View</w:t>
      </w:r>
      <w:proofErr w:type="spellEnd"/>
      <w:r w:rsidRPr="00905FB1">
        <w:rPr>
          <w:rFonts w:ascii="Arial" w:hAnsi="Arial" w:cs="Arial"/>
          <w:b/>
          <w:lang w:val="it-IT"/>
        </w:rPr>
        <w:t xml:space="preserve">-Controller </w:t>
      </w:r>
      <w:r w:rsidRPr="00905FB1">
        <w:rPr>
          <w:rFonts w:ascii="Arial" w:hAnsi="Arial" w:cs="Arial"/>
          <w:lang w:val="it-IT"/>
        </w:rPr>
        <w:t xml:space="preserve">che ci consente, oltre di soddisfare le necessità sopra descritte, di </w:t>
      </w:r>
      <w:r w:rsidRPr="00905FB1">
        <w:rPr>
          <w:rFonts w:ascii="Arial" w:hAnsi="Arial" w:cs="Arial"/>
          <w:b/>
          <w:lang w:val="it-IT"/>
        </w:rPr>
        <w:t>separare</w:t>
      </w:r>
      <w:r w:rsidRPr="00905FB1">
        <w:rPr>
          <w:rFonts w:ascii="Arial" w:hAnsi="Arial" w:cs="Arial"/>
          <w:lang w:val="it-IT"/>
        </w:rPr>
        <w:t xml:space="preserve"> molto distintamente le logiche all’interno del nostro sistema.</w:t>
      </w:r>
    </w:p>
    <w:p w:rsidR="00905FB1" w:rsidRPr="00905FB1" w:rsidRDefault="00905FB1" w:rsidP="00905FB1">
      <w:pPr>
        <w:rPr>
          <w:rFonts w:ascii="Arial" w:hAnsi="Arial" w:cs="Arial"/>
          <w:lang w:val="it-IT"/>
        </w:rPr>
      </w:pPr>
      <w:r w:rsidRPr="00905FB1">
        <w:rPr>
          <w:rFonts w:ascii="Arial" w:hAnsi="Arial" w:cs="Arial"/>
          <w:lang w:val="it-IT"/>
        </w:rPr>
        <w:t xml:space="preserve">In particolare nella parte </w:t>
      </w:r>
      <w:r w:rsidRPr="00905FB1">
        <w:rPr>
          <w:rFonts w:ascii="Arial" w:hAnsi="Arial" w:cs="Arial"/>
          <w:b/>
          <w:lang w:val="it-IT"/>
        </w:rPr>
        <w:t>Model</w:t>
      </w:r>
      <w:r w:rsidRPr="00905FB1">
        <w:rPr>
          <w:rFonts w:ascii="Arial" w:hAnsi="Arial" w:cs="Arial"/>
          <w:lang w:val="it-IT"/>
        </w:rPr>
        <w:t xml:space="preserve"> avremo i dati relativi ad </w:t>
      </w:r>
      <w:r w:rsidRPr="00905FB1">
        <w:rPr>
          <w:rFonts w:ascii="Arial" w:hAnsi="Arial" w:cs="Arial"/>
          <w:i/>
          <w:lang w:val="it-IT"/>
        </w:rPr>
        <w:t>utenti</w:t>
      </w:r>
      <w:r w:rsidRPr="00905FB1">
        <w:rPr>
          <w:rFonts w:ascii="Arial" w:hAnsi="Arial" w:cs="Arial"/>
          <w:lang w:val="it-IT"/>
        </w:rPr>
        <w:t xml:space="preserve">, </w:t>
      </w:r>
      <w:r w:rsidRPr="00905FB1">
        <w:rPr>
          <w:rFonts w:ascii="Arial" w:hAnsi="Arial" w:cs="Arial"/>
          <w:i/>
          <w:lang w:val="it-IT"/>
        </w:rPr>
        <w:t>aree</w:t>
      </w:r>
      <w:r w:rsidRPr="00905FB1">
        <w:rPr>
          <w:rFonts w:ascii="Arial" w:hAnsi="Arial" w:cs="Arial"/>
          <w:lang w:val="it-IT"/>
        </w:rPr>
        <w:t xml:space="preserve">, </w:t>
      </w:r>
      <w:r w:rsidRPr="00905FB1">
        <w:rPr>
          <w:rFonts w:ascii="Arial" w:hAnsi="Arial" w:cs="Arial"/>
          <w:i/>
          <w:lang w:val="it-IT"/>
        </w:rPr>
        <w:t>settaggi</w:t>
      </w:r>
      <w:r w:rsidRPr="00905FB1">
        <w:rPr>
          <w:rFonts w:ascii="Arial" w:hAnsi="Arial" w:cs="Arial"/>
          <w:lang w:val="it-IT"/>
        </w:rPr>
        <w:t xml:space="preserve">, </w:t>
      </w:r>
      <w:r w:rsidRPr="00905FB1">
        <w:rPr>
          <w:rFonts w:ascii="Arial" w:hAnsi="Arial" w:cs="Arial"/>
          <w:i/>
          <w:lang w:val="it-IT"/>
        </w:rPr>
        <w:t>sensori</w:t>
      </w:r>
      <w:r w:rsidRPr="00905FB1">
        <w:rPr>
          <w:rFonts w:ascii="Arial" w:hAnsi="Arial" w:cs="Arial"/>
          <w:lang w:val="it-IT"/>
        </w:rPr>
        <w:t xml:space="preserve"> e </w:t>
      </w:r>
      <w:r w:rsidRPr="00905FB1">
        <w:rPr>
          <w:rFonts w:ascii="Arial" w:hAnsi="Arial" w:cs="Arial"/>
          <w:i/>
          <w:lang w:val="it-IT"/>
        </w:rPr>
        <w:t>dati rilevati</w:t>
      </w:r>
      <w:r w:rsidRPr="00905FB1">
        <w:rPr>
          <w:rFonts w:ascii="Arial" w:hAnsi="Arial" w:cs="Arial"/>
          <w:lang w:val="it-IT"/>
        </w:rPr>
        <w:t xml:space="preserve">. La parte </w:t>
      </w:r>
      <w:proofErr w:type="spellStart"/>
      <w:r w:rsidRPr="00905FB1">
        <w:rPr>
          <w:rFonts w:ascii="Arial" w:hAnsi="Arial" w:cs="Arial"/>
          <w:b/>
          <w:lang w:val="it-IT"/>
        </w:rPr>
        <w:t>View</w:t>
      </w:r>
      <w:proofErr w:type="spellEnd"/>
      <w:r w:rsidRPr="00905FB1">
        <w:rPr>
          <w:rFonts w:ascii="Arial" w:hAnsi="Arial" w:cs="Arial"/>
          <w:lang w:val="it-IT"/>
        </w:rPr>
        <w:t xml:space="preserve"> conterrà le interfacce di: </w:t>
      </w:r>
      <w:r w:rsidRPr="00905FB1">
        <w:rPr>
          <w:rFonts w:ascii="Arial" w:hAnsi="Arial" w:cs="Arial"/>
          <w:i/>
          <w:lang w:val="it-IT"/>
        </w:rPr>
        <w:t>login</w:t>
      </w:r>
      <w:r w:rsidRPr="00905FB1">
        <w:rPr>
          <w:rFonts w:ascii="Arial" w:hAnsi="Arial" w:cs="Arial"/>
          <w:lang w:val="it-IT"/>
        </w:rPr>
        <w:t xml:space="preserve">, </w:t>
      </w:r>
      <w:r w:rsidRPr="00905FB1">
        <w:rPr>
          <w:rFonts w:ascii="Arial" w:hAnsi="Arial" w:cs="Arial"/>
          <w:i/>
          <w:lang w:val="it-IT"/>
        </w:rPr>
        <w:t>visualizzazione zone</w:t>
      </w:r>
      <w:r w:rsidRPr="00905FB1">
        <w:rPr>
          <w:rFonts w:ascii="Arial" w:hAnsi="Arial" w:cs="Arial"/>
          <w:lang w:val="it-IT"/>
        </w:rPr>
        <w:t xml:space="preserve">, </w:t>
      </w:r>
      <w:r w:rsidRPr="00905FB1">
        <w:rPr>
          <w:rFonts w:ascii="Arial" w:hAnsi="Arial" w:cs="Arial"/>
          <w:i/>
          <w:lang w:val="it-IT"/>
        </w:rPr>
        <w:t>visualizzazione edifici</w:t>
      </w:r>
      <w:r w:rsidRPr="00905FB1">
        <w:rPr>
          <w:rFonts w:ascii="Arial" w:hAnsi="Arial" w:cs="Arial"/>
          <w:lang w:val="it-IT"/>
        </w:rPr>
        <w:t xml:space="preserve">, </w:t>
      </w:r>
      <w:r w:rsidRPr="00905FB1">
        <w:rPr>
          <w:rFonts w:ascii="Arial" w:hAnsi="Arial" w:cs="Arial"/>
          <w:i/>
          <w:lang w:val="it-IT"/>
        </w:rPr>
        <w:t>visualizzazione piani e stanze</w:t>
      </w:r>
      <w:r w:rsidRPr="00905FB1">
        <w:rPr>
          <w:rFonts w:ascii="Arial" w:hAnsi="Arial" w:cs="Arial"/>
          <w:lang w:val="it-IT"/>
        </w:rPr>
        <w:t xml:space="preserve">, </w:t>
      </w:r>
      <w:r w:rsidRPr="00905FB1">
        <w:rPr>
          <w:rFonts w:ascii="Arial" w:hAnsi="Arial" w:cs="Arial"/>
          <w:i/>
          <w:lang w:val="it-IT"/>
        </w:rPr>
        <w:t>settaggio valori</w:t>
      </w:r>
      <w:r w:rsidRPr="00905FB1">
        <w:rPr>
          <w:rFonts w:ascii="Arial" w:hAnsi="Arial" w:cs="Arial"/>
          <w:lang w:val="it-IT"/>
        </w:rPr>
        <w:t xml:space="preserve">, </w:t>
      </w:r>
      <w:r w:rsidRPr="00905FB1">
        <w:rPr>
          <w:rFonts w:ascii="Arial" w:hAnsi="Arial" w:cs="Arial"/>
          <w:i/>
          <w:lang w:val="it-IT"/>
        </w:rPr>
        <w:t>gestione aree ed utenza</w:t>
      </w:r>
      <w:r w:rsidRPr="00905FB1">
        <w:rPr>
          <w:rFonts w:ascii="Arial" w:hAnsi="Arial" w:cs="Arial"/>
          <w:lang w:val="it-IT"/>
        </w:rPr>
        <w:t xml:space="preserve">. Queste interfacce sono </w:t>
      </w:r>
      <w:r w:rsidRPr="00905FB1">
        <w:rPr>
          <w:rFonts w:ascii="Arial" w:hAnsi="Arial" w:cs="Arial"/>
          <w:b/>
          <w:lang w:val="it-IT"/>
        </w:rPr>
        <w:t>prive</w:t>
      </w:r>
      <w:r w:rsidRPr="00905FB1">
        <w:rPr>
          <w:rFonts w:ascii="Arial" w:hAnsi="Arial" w:cs="Arial"/>
          <w:lang w:val="it-IT"/>
        </w:rPr>
        <w:t xml:space="preserve"> di logica, dato che quest’ultima si trova nella parte </w:t>
      </w:r>
      <w:r w:rsidRPr="00905FB1">
        <w:rPr>
          <w:rFonts w:ascii="Arial" w:hAnsi="Arial" w:cs="Arial"/>
          <w:b/>
          <w:lang w:val="it-IT"/>
        </w:rPr>
        <w:t xml:space="preserve">Controller </w:t>
      </w:r>
      <w:r w:rsidRPr="00905FB1">
        <w:rPr>
          <w:rFonts w:ascii="Arial" w:hAnsi="Arial" w:cs="Arial"/>
          <w:lang w:val="it-IT"/>
        </w:rPr>
        <w:t xml:space="preserve">del sistema; infatti questa parte contiene la </w:t>
      </w:r>
      <w:r w:rsidRPr="00905FB1">
        <w:rPr>
          <w:rFonts w:ascii="Arial" w:hAnsi="Arial" w:cs="Arial"/>
          <w:i/>
          <w:lang w:val="it-IT"/>
        </w:rPr>
        <w:t>logica per la visualizzazione delle interfacce</w:t>
      </w:r>
      <w:r w:rsidRPr="00905FB1">
        <w:rPr>
          <w:rFonts w:ascii="Arial" w:hAnsi="Arial" w:cs="Arial"/>
          <w:lang w:val="it-IT"/>
        </w:rPr>
        <w:t xml:space="preserve">, che le aggiorna </w:t>
      </w:r>
      <w:r w:rsidRPr="00905FB1">
        <w:rPr>
          <w:rFonts w:ascii="Arial" w:hAnsi="Arial" w:cs="Arial"/>
          <w:lang w:val="it-IT"/>
        </w:rPr>
        <w:lastRenderedPageBreak/>
        <w:t xml:space="preserve">alla ricezione di input da parte dell’utente, la logica per il </w:t>
      </w:r>
      <w:r w:rsidRPr="00905FB1">
        <w:rPr>
          <w:rFonts w:ascii="Arial" w:hAnsi="Arial" w:cs="Arial"/>
          <w:i/>
          <w:lang w:val="it-IT"/>
        </w:rPr>
        <w:t>calcolo delle priorità e dei pericoli</w:t>
      </w:r>
      <w:r w:rsidRPr="00905FB1">
        <w:rPr>
          <w:rFonts w:ascii="Arial" w:hAnsi="Arial" w:cs="Arial"/>
          <w:lang w:val="it-IT"/>
        </w:rPr>
        <w:t xml:space="preserve">, per le </w:t>
      </w:r>
      <w:r w:rsidRPr="00905FB1">
        <w:rPr>
          <w:rFonts w:ascii="Arial" w:hAnsi="Arial" w:cs="Arial"/>
          <w:i/>
          <w:lang w:val="it-IT"/>
        </w:rPr>
        <w:t xml:space="preserve">notifiche tra gestori </w:t>
      </w:r>
      <w:r w:rsidRPr="00905FB1">
        <w:rPr>
          <w:rFonts w:ascii="Arial" w:hAnsi="Arial" w:cs="Arial"/>
          <w:lang w:val="it-IT"/>
        </w:rPr>
        <w:t xml:space="preserve">e per </w:t>
      </w:r>
      <w:r w:rsidRPr="00905FB1">
        <w:rPr>
          <w:rFonts w:ascii="Arial" w:hAnsi="Arial" w:cs="Arial"/>
          <w:i/>
          <w:lang w:val="it-IT"/>
        </w:rPr>
        <w:t>l’aggiornamento dei valori settabili</w:t>
      </w:r>
      <w:r w:rsidRPr="00905FB1">
        <w:rPr>
          <w:rFonts w:ascii="Arial" w:hAnsi="Arial" w:cs="Arial"/>
          <w:lang w:val="it-IT"/>
        </w:rPr>
        <w:t>.</w:t>
      </w:r>
    </w:p>
    <w:p w:rsidR="00905FB1" w:rsidRPr="00905FB1" w:rsidRDefault="00905FB1" w:rsidP="00905FB1">
      <w:pPr>
        <w:rPr>
          <w:rFonts w:ascii="Arial" w:hAnsi="Arial" w:cs="Arial"/>
          <w:lang w:val="it-IT"/>
        </w:rPr>
      </w:pPr>
    </w:p>
    <w:p w:rsidR="00905FB1" w:rsidRPr="00905FB1" w:rsidRDefault="00905FB1" w:rsidP="00905FB1">
      <w:pPr>
        <w:pStyle w:val="Paragrafoelenco"/>
        <w:numPr>
          <w:ilvl w:val="0"/>
          <w:numId w:val="47"/>
        </w:numPr>
        <w:spacing w:after="160" w:line="259" w:lineRule="auto"/>
        <w:rPr>
          <w:rFonts w:ascii="Arial" w:hAnsi="Arial" w:cs="Arial"/>
          <w:b/>
          <w:sz w:val="24"/>
          <w:szCs w:val="24"/>
        </w:rPr>
      </w:pPr>
      <w:r w:rsidRPr="00905FB1">
        <w:rPr>
          <w:rFonts w:ascii="Arial" w:hAnsi="Arial" w:cs="Arial"/>
          <w:b/>
          <w:sz w:val="24"/>
          <w:szCs w:val="24"/>
        </w:rPr>
        <w:t xml:space="preserve">Database </w:t>
      </w:r>
      <w:proofErr w:type="spellStart"/>
      <w:r w:rsidRPr="00905FB1">
        <w:rPr>
          <w:rFonts w:ascii="Arial" w:hAnsi="Arial" w:cs="Arial"/>
          <w:b/>
          <w:sz w:val="24"/>
          <w:szCs w:val="24"/>
        </w:rPr>
        <w:t>relazionale</w:t>
      </w:r>
      <w:proofErr w:type="spellEnd"/>
    </w:p>
    <w:p w:rsidR="00905FB1" w:rsidRPr="00905FB1" w:rsidRDefault="00905FB1" w:rsidP="00905FB1">
      <w:pPr>
        <w:rPr>
          <w:rFonts w:ascii="Arial" w:hAnsi="Arial" w:cs="Arial"/>
          <w:lang w:val="it-IT"/>
        </w:rPr>
      </w:pPr>
      <w:r w:rsidRPr="00905FB1">
        <w:rPr>
          <w:rFonts w:ascii="Arial" w:hAnsi="Arial" w:cs="Arial"/>
          <w:lang w:val="it-IT"/>
        </w:rPr>
        <w:t xml:space="preserve">Dopo una lunga ed approfondita ricerca, abbiamo identificato in </w:t>
      </w:r>
      <w:r w:rsidRPr="00905FB1">
        <w:rPr>
          <w:rFonts w:ascii="Arial" w:hAnsi="Arial" w:cs="Arial"/>
          <w:b/>
          <w:lang w:val="it-IT"/>
        </w:rPr>
        <w:t>MySQL 8.0</w:t>
      </w:r>
      <w:r w:rsidRPr="00905FB1">
        <w:rPr>
          <w:rFonts w:ascii="Arial" w:hAnsi="Arial" w:cs="Arial"/>
          <w:lang w:val="it-IT"/>
        </w:rPr>
        <w:t xml:space="preserve">, database relazionale, il giusto protagonista per lo storage dei </w:t>
      </w:r>
      <w:r w:rsidRPr="00905FB1">
        <w:rPr>
          <w:rFonts w:ascii="Arial" w:hAnsi="Arial" w:cs="Arial"/>
          <w:i/>
          <w:lang w:val="it-IT"/>
        </w:rPr>
        <w:t>dati rilevati dai sensori</w:t>
      </w:r>
      <w:r w:rsidRPr="00905FB1">
        <w:rPr>
          <w:rFonts w:ascii="Arial" w:hAnsi="Arial" w:cs="Arial"/>
          <w:lang w:val="it-IT"/>
        </w:rPr>
        <w:t xml:space="preserve">, delle </w:t>
      </w:r>
      <w:r w:rsidRPr="00905FB1">
        <w:rPr>
          <w:rFonts w:ascii="Arial" w:hAnsi="Arial" w:cs="Arial"/>
          <w:i/>
          <w:lang w:val="it-IT"/>
        </w:rPr>
        <w:t>informazioni degli utenti e delle aree</w:t>
      </w:r>
      <w:r w:rsidRPr="00905FB1">
        <w:rPr>
          <w:rFonts w:ascii="Arial" w:hAnsi="Arial" w:cs="Arial"/>
          <w:lang w:val="it-IT"/>
        </w:rPr>
        <w:t>, dell’</w:t>
      </w:r>
      <w:r w:rsidRPr="00905FB1">
        <w:rPr>
          <w:rFonts w:ascii="Arial" w:hAnsi="Arial" w:cs="Arial"/>
          <w:i/>
          <w:lang w:val="it-IT"/>
        </w:rPr>
        <w:t xml:space="preserve">assegnamento tra gestori ed aree </w:t>
      </w:r>
      <w:r w:rsidRPr="00905FB1">
        <w:rPr>
          <w:rFonts w:ascii="Arial" w:hAnsi="Arial" w:cs="Arial"/>
          <w:lang w:val="it-IT"/>
        </w:rPr>
        <w:t xml:space="preserve">e dei </w:t>
      </w:r>
      <w:r w:rsidRPr="00905FB1">
        <w:rPr>
          <w:rFonts w:ascii="Arial" w:hAnsi="Arial" w:cs="Arial"/>
          <w:i/>
          <w:lang w:val="it-IT"/>
        </w:rPr>
        <w:t xml:space="preserve">valori minimali e massimali </w:t>
      </w:r>
      <w:r w:rsidRPr="00905FB1">
        <w:rPr>
          <w:rFonts w:ascii="Arial" w:hAnsi="Arial" w:cs="Arial"/>
          <w:lang w:val="it-IT"/>
        </w:rPr>
        <w:t>delle stanze.</w:t>
      </w:r>
    </w:p>
    <w:p w:rsidR="00905FB1" w:rsidRPr="00905FB1" w:rsidDel="00BC56DF" w:rsidRDefault="00905FB1" w:rsidP="00905FB1">
      <w:pPr>
        <w:rPr>
          <w:del w:id="1278" w:author="Stefano Florio" w:date="2019-01-20T19:28:00Z"/>
          <w:rFonts w:ascii="Arial" w:hAnsi="Arial" w:cs="Arial"/>
          <w:lang w:val="it-IT"/>
        </w:rPr>
      </w:pPr>
      <w:del w:id="1279" w:author="Stefano Florio" w:date="2019-01-20T19:28:00Z">
        <w:r w:rsidRPr="00905FB1" w:rsidDel="00BC56DF">
          <w:rPr>
            <w:rFonts w:ascii="Arial" w:hAnsi="Arial" w:cs="Arial"/>
            <w:lang w:val="it-IT"/>
          </w:rPr>
          <w:delText xml:space="preserve">Per quanto riguarda i sensori, i dati che essi invieranno periodicamente al database possono essere etichettati come </w:delText>
        </w:r>
        <w:r w:rsidRPr="00905FB1" w:rsidDel="00BC56DF">
          <w:rPr>
            <w:rFonts w:ascii="Arial" w:hAnsi="Arial" w:cs="Arial"/>
            <w:i/>
            <w:lang w:val="it-IT"/>
          </w:rPr>
          <w:delText>‘time-series data’</w:delText>
        </w:r>
        <w:r w:rsidRPr="00905FB1" w:rsidDel="00BC56DF">
          <w:rPr>
            <w:rFonts w:ascii="Arial" w:hAnsi="Arial" w:cs="Arial"/>
            <w:lang w:val="it-IT"/>
          </w:rPr>
          <w:delText xml:space="preserve">; questo tipo di dati differiscono per timestamp e valore rilevato in quel momento e nella totalità ci danno informazioni su </w:delText>
        </w:r>
        <w:r w:rsidRPr="00905FB1" w:rsidDel="00BC56DF">
          <w:rPr>
            <w:rFonts w:ascii="Arial" w:hAnsi="Arial" w:cs="Arial"/>
            <w:b/>
            <w:lang w:val="it-IT"/>
          </w:rPr>
          <w:delText>come un dato sta variando nel tempo</w:delText>
        </w:r>
        <w:r w:rsidRPr="00905FB1" w:rsidDel="00BC56DF">
          <w:rPr>
            <w:rFonts w:ascii="Arial" w:hAnsi="Arial" w:cs="Arial"/>
            <w:lang w:val="it-IT"/>
          </w:rPr>
          <w:delText xml:space="preserve">. </w:delText>
        </w:r>
      </w:del>
    </w:p>
    <w:p w:rsidR="00905FB1" w:rsidRDefault="00905FB1" w:rsidP="00905FB1">
      <w:pPr>
        <w:rPr>
          <w:ins w:id="1280" w:author="Stefano Florio" w:date="2019-01-20T19:30:00Z"/>
          <w:rFonts w:ascii="Arial" w:hAnsi="Arial" w:cs="Arial"/>
          <w:lang w:val="it-IT"/>
        </w:rPr>
      </w:pPr>
      <w:r w:rsidRPr="00905FB1">
        <w:rPr>
          <w:rFonts w:ascii="Arial" w:hAnsi="Arial" w:cs="Arial"/>
          <w:lang w:val="it-IT"/>
        </w:rPr>
        <w:t xml:space="preserve">Attualmente </w:t>
      </w:r>
      <w:r w:rsidRPr="00905FB1">
        <w:rPr>
          <w:rFonts w:ascii="Arial" w:hAnsi="Arial" w:cs="Arial"/>
          <w:b/>
          <w:lang w:val="it-IT"/>
        </w:rPr>
        <w:t>MySQL 8.0</w:t>
      </w:r>
      <w:r w:rsidRPr="00905FB1">
        <w:rPr>
          <w:rFonts w:ascii="Arial" w:hAnsi="Arial" w:cs="Arial"/>
          <w:lang w:val="it-IT"/>
        </w:rPr>
        <w:t>, con 50 utenti collegati, è in grado di sostenere un massimo di 600.000 richieste al secondo, valore ampiamente valido per i nostri scopi.</w:t>
      </w:r>
      <w:ins w:id="1281" w:author="Stefano Florio" w:date="2019-01-20T19:28:00Z">
        <w:r w:rsidR="00BC56DF">
          <w:rPr>
            <w:rFonts w:ascii="Arial" w:hAnsi="Arial" w:cs="Arial"/>
            <w:lang w:val="it-IT"/>
          </w:rPr>
          <w:t xml:space="preserve"> Abbiamo eseguito test in locale con 150.000 sensori funzion</w:t>
        </w:r>
      </w:ins>
      <w:ins w:id="1282" w:author="Stefano Florio" w:date="2019-01-20T19:29:00Z">
        <w:r w:rsidR="00BC56DF">
          <w:rPr>
            <w:rFonts w:ascii="Arial" w:hAnsi="Arial" w:cs="Arial"/>
            <w:lang w:val="it-IT"/>
          </w:rPr>
          <w:t xml:space="preserve">anti e il database regge grazie all’utilizzo dei </w:t>
        </w:r>
        <w:proofErr w:type="spellStart"/>
        <w:r w:rsidR="00BC56DF">
          <w:rPr>
            <w:rFonts w:ascii="Arial" w:hAnsi="Arial" w:cs="Arial"/>
            <w:lang w:val="it-IT"/>
          </w:rPr>
          <w:t>Thread</w:t>
        </w:r>
        <w:proofErr w:type="spellEnd"/>
        <w:r w:rsidR="00BC56DF">
          <w:rPr>
            <w:rFonts w:ascii="Arial" w:hAnsi="Arial" w:cs="Arial"/>
            <w:lang w:val="it-IT"/>
          </w:rPr>
          <w:t>.</w:t>
        </w:r>
      </w:ins>
    </w:p>
    <w:p w:rsidR="00BC56DF" w:rsidRDefault="00BC56DF" w:rsidP="00905FB1">
      <w:pPr>
        <w:rPr>
          <w:ins w:id="1283" w:author="Stefano Florio" w:date="2019-01-20T19:30:00Z"/>
          <w:rFonts w:ascii="Arial" w:hAnsi="Arial" w:cs="Arial"/>
          <w:lang w:val="it-IT"/>
        </w:rPr>
      </w:pPr>
    </w:p>
    <w:p w:rsidR="00BC56DF" w:rsidRDefault="00BC56DF" w:rsidP="00BC56DF">
      <w:pPr>
        <w:rPr>
          <w:ins w:id="1284" w:author="Stefano Florio" w:date="2019-01-20T19:30:00Z"/>
          <w:rFonts w:ascii="Arial" w:hAnsi="Arial" w:cs="Arial"/>
          <w:lang w:val="it-IT"/>
        </w:rPr>
      </w:pPr>
    </w:p>
    <w:p w:rsidR="00BC56DF" w:rsidRPr="00BC56DF" w:rsidRDefault="00BC56DF">
      <w:pPr>
        <w:pStyle w:val="Paragrafoelenco"/>
        <w:numPr>
          <w:ilvl w:val="0"/>
          <w:numId w:val="47"/>
        </w:numPr>
        <w:rPr>
          <w:ins w:id="1285" w:author="Stefano Florio" w:date="2019-01-20T19:30:00Z"/>
          <w:rFonts w:ascii="Arial" w:hAnsi="Arial" w:cs="Arial"/>
          <w:b/>
          <w:sz w:val="24"/>
          <w:szCs w:val="24"/>
          <w:lang w:val="it-IT"/>
          <w:rPrChange w:id="1286" w:author="Stefano Florio" w:date="2019-01-20T19:31:00Z">
            <w:rPr>
              <w:ins w:id="1287" w:author="Stefano Florio" w:date="2019-01-20T19:30:00Z"/>
              <w:lang w:val="it-IT"/>
            </w:rPr>
          </w:rPrChange>
        </w:rPr>
        <w:pPrChange w:id="1288" w:author="Stefano Florio" w:date="2019-01-20T19:31:00Z">
          <w:pPr>
            <w:pStyle w:val="Paragrafoelenco"/>
            <w:numPr>
              <w:numId w:val="49"/>
            </w:numPr>
            <w:ind w:hanging="360"/>
          </w:pPr>
        </w:pPrChange>
      </w:pPr>
      <w:ins w:id="1289" w:author="Stefano Florio" w:date="2019-01-20T19:30:00Z">
        <w:r w:rsidRPr="00BC56DF">
          <w:rPr>
            <w:rFonts w:ascii="Arial" w:hAnsi="Arial" w:cs="Arial"/>
            <w:b/>
            <w:sz w:val="24"/>
            <w:szCs w:val="24"/>
            <w:lang w:val="it-IT"/>
            <w:rPrChange w:id="1290" w:author="Stefano Florio" w:date="2019-01-20T19:31:00Z">
              <w:rPr>
                <w:lang w:val="it-IT"/>
              </w:rPr>
            </w:rPrChange>
          </w:rPr>
          <w:t>Database Centralizzato</w:t>
        </w:r>
      </w:ins>
    </w:p>
    <w:p w:rsidR="00BC56DF" w:rsidRPr="00BC56DF" w:rsidRDefault="00BC56DF" w:rsidP="00BC56DF">
      <w:pPr>
        <w:rPr>
          <w:ins w:id="1291" w:author="Stefano Florio" w:date="2019-01-20T19:30:00Z"/>
          <w:rFonts w:ascii="Arial" w:hAnsi="Arial" w:cs="Arial"/>
          <w:lang w:val="it-IT"/>
        </w:rPr>
      </w:pPr>
      <w:ins w:id="1292" w:author="Stefano Florio" w:date="2019-01-20T19:30:00Z">
        <w:r w:rsidRPr="00BC56DF">
          <w:rPr>
            <w:rFonts w:ascii="Arial" w:hAnsi="Arial" w:cs="Arial"/>
            <w:lang w:val="it-IT"/>
            <w:rPrChange w:id="1293" w:author="Stefano Florio" w:date="2019-01-20T19:31:00Z">
              <w:rPr>
                <w:lang w:val="it-IT"/>
              </w:rPr>
            </w:rPrChange>
          </w:rPr>
          <w:t xml:space="preserve">Il team ha deciso di sfruttare un database </w:t>
        </w:r>
        <w:r w:rsidRPr="00BC56DF">
          <w:rPr>
            <w:rFonts w:ascii="Arial" w:hAnsi="Arial" w:cs="Arial"/>
            <w:b/>
            <w:lang w:val="it-IT"/>
            <w:rPrChange w:id="1294" w:author="Stefano Florio" w:date="2019-01-20T19:31:00Z">
              <w:rPr>
                <w:lang w:val="it-IT"/>
              </w:rPr>
            </w:rPrChange>
          </w:rPr>
          <w:t>centralizzato</w:t>
        </w:r>
        <w:r w:rsidRPr="00BC56DF">
          <w:rPr>
            <w:rFonts w:ascii="Arial" w:hAnsi="Arial" w:cs="Arial"/>
            <w:lang w:val="it-IT"/>
            <w:rPrChange w:id="1295" w:author="Stefano Florio" w:date="2019-01-20T19:31:00Z">
              <w:rPr>
                <w:lang w:val="it-IT"/>
              </w:rPr>
            </w:rPrChange>
          </w:rPr>
          <w:t xml:space="preserve"> per permettere la </w:t>
        </w:r>
        <w:r w:rsidRPr="00BC56DF">
          <w:rPr>
            <w:rFonts w:ascii="Arial" w:hAnsi="Arial" w:cs="Arial"/>
            <w:i/>
            <w:lang w:val="it-IT"/>
            <w:rPrChange w:id="1296" w:author="Stefano Florio" w:date="2019-01-20T19:31:00Z">
              <w:rPr>
                <w:lang w:val="it-IT"/>
              </w:rPr>
            </w:rPrChange>
          </w:rPr>
          <w:t>modifica sincronizzata di tutti i dati nel database</w:t>
        </w:r>
        <w:r w:rsidRPr="00BC56DF">
          <w:rPr>
            <w:rFonts w:ascii="Arial" w:hAnsi="Arial" w:cs="Arial"/>
            <w:lang w:val="it-IT"/>
            <w:rPrChange w:id="1297" w:author="Stefano Florio" w:date="2019-01-20T19:31:00Z">
              <w:rPr>
                <w:lang w:val="it-IT"/>
              </w:rPr>
            </w:rPrChange>
          </w:rPr>
          <w:t xml:space="preserve">. Il database è stato creato come sopra descritto in locale utilizzando </w:t>
        </w:r>
        <w:proofErr w:type="spellStart"/>
        <w:r w:rsidRPr="00BC56DF">
          <w:rPr>
            <w:rFonts w:ascii="Arial" w:hAnsi="Arial" w:cs="Arial"/>
            <w:lang w:val="it-IT"/>
            <w:rPrChange w:id="1298" w:author="Stefano Florio" w:date="2019-01-20T19:31:00Z">
              <w:rPr>
                <w:lang w:val="it-IT"/>
              </w:rPr>
            </w:rPrChange>
          </w:rPr>
          <w:t>MySql</w:t>
        </w:r>
        <w:proofErr w:type="spellEnd"/>
        <w:r w:rsidRPr="00BC56DF">
          <w:rPr>
            <w:rFonts w:ascii="Arial" w:hAnsi="Arial" w:cs="Arial"/>
            <w:lang w:val="it-IT"/>
            <w:rPrChange w:id="1299" w:author="Stefano Florio" w:date="2019-01-20T19:31:00Z">
              <w:rPr>
                <w:lang w:val="it-IT"/>
              </w:rPr>
            </w:rPrChange>
          </w:rPr>
          <w:t xml:space="preserve"> </w:t>
        </w:r>
      </w:ins>
      <w:ins w:id="1300" w:author="Stefano Florio" w:date="2019-01-20T19:31:00Z">
        <w:r>
          <w:rPr>
            <w:rFonts w:ascii="Arial" w:hAnsi="Arial" w:cs="Arial"/>
            <w:lang w:val="it-IT"/>
          </w:rPr>
          <w:t>W</w:t>
        </w:r>
      </w:ins>
      <w:ins w:id="1301" w:author="Stefano Florio" w:date="2019-01-20T19:30:00Z">
        <w:r w:rsidRPr="00BC56DF">
          <w:rPr>
            <w:rFonts w:ascii="Arial" w:hAnsi="Arial" w:cs="Arial"/>
            <w:lang w:val="it-IT"/>
            <w:rPrChange w:id="1302" w:author="Stefano Florio" w:date="2019-01-20T19:31:00Z">
              <w:rPr>
                <w:lang w:val="it-IT"/>
              </w:rPr>
            </w:rPrChange>
          </w:rPr>
          <w:t xml:space="preserve">orkbench. Tramite uno script </w:t>
        </w:r>
      </w:ins>
      <w:ins w:id="1303" w:author="Stefano Florio" w:date="2019-01-20T19:31:00Z">
        <w:r>
          <w:rPr>
            <w:rFonts w:ascii="Arial" w:hAnsi="Arial" w:cs="Arial"/>
            <w:lang w:val="it-IT"/>
          </w:rPr>
          <w:t>J</w:t>
        </w:r>
      </w:ins>
      <w:ins w:id="1304" w:author="Stefano Florio" w:date="2019-01-20T19:30:00Z">
        <w:r w:rsidRPr="00BC56DF">
          <w:rPr>
            <w:rFonts w:ascii="Arial" w:hAnsi="Arial" w:cs="Arial"/>
            <w:lang w:val="it-IT"/>
            <w:rPrChange w:id="1305" w:author="Stefano Florio" w:date="2019-01-20T19:31:00Z">
              <w:rPr>
                <w:lang w:val="it-IT"/>
              </w:rPr>
            </w:rPrChange>
          </w:rPr>
          <w:t xml:space="preserve">ava vi abbiamo inserito tutti i dati delle aree dell’utenza e dei sensori. Il </w:t>
        </w:r>
        <w:proofErr w:type="spellStart"/>
        <w:r w:rsidRPr="00BC56DF">
          <w:rPr>
            <w:rFonts w:ascii="Arial" w:hAnsi="Arial" w:cs="Arial"/>
            <w:b/>
            <w:lang w:val="it-IT"/>
            <w:rPrChange w:id="1306" w:author="Stefano Florio" w:date="2019-01-20T19:32:00Z">
              <w:rPr>
                <w:lang w:val="it-IT"/>
              </w:rPr>
            </w:rPrChange>
          </w:rPr>
          <w:t>dump</w:t>
        </w:r>
        <w:proofErr w:type="spellEnd"/>
        <w:r w:rsidRPr="00BC56DF">
          <w:rPr>
            <w:rFonts w:ascii="Arial" w:hAnsi="Arial" w:cs="Arial"/>
            <w:lang w:val="it-IT"/>
            <w:rPrChange w:id="1307" w:author="Stefano Florio" w:date="2019-01-20T19:31:00Z">
              <w:rPr>
                <w:lang w:val="it-IT"/>
              </w:rPr>
            </w:rPrChange>
          </w:rPr>
          <w:t xml:space="preserve"> del database successivamente è stato caricato su un </w:t>
        </w:r>
        <w:proofErr w:type="spellStart"/>
        <w:r w:rsidRPr="00BC56DF">
          <w:rPr>
            <w:rFonts w:ascii="Arial" w:hAnsi="Arial" w:cs="Arial"/>
            <w:lang w:val="it-IT"/>
            <w:rPrChange w:id="1308" w:author="Stefano Florio" w:date="2019-01-20T19:31:00Z">
              <w:rPr>
                <w:lang w:val="it-IT"/>
              </w:rPr>
            </w:rPrChange>
          </w:rPr>
          <w:t>host</w:t>
        </w:r>
        <w:proofErr w:type="spellEnd"/>
        <w:r w:rsidRPr="00BC56DF">
          <w:rPr>
            <w:rFonts w:ascii="Arial" w:hAnsi="Arial" w:cs="Arial"/>
            <w:lang w:val="it-IT"/>
            <w:rPrChange w:id="1309" w:author="Stefano Florio" w:date="2019-01-20T19:31:00Z">
              <w:rPr>
                <w:lang w:val="it-IT"/>
              </w:rPr>
            </w:rPrChange>
          </w:rPr>
          <w:t xml:space="preserve"> DB (db4free.net) che funge da </w:t>
        </w:r>
        <w:r w:rsidRPr="00BC56DF">
          <w:rPr>
            <w:rFonts w:ascii="Arial" w:hAnsi="Arial" w:cs="Arial"/>
            <w:b/>
            <w:lang w:val="it-IT"/>
            <w:rPrChange w:id="1310" w:author="Stefano Florio" w:date="2019-01-20T19:32:00Z">
              <w:rPr>
                <w:lang w:val="it-IT"/>
              </w:rPr>
            </w:rPrChange>
          </w:rPr>
          <w:t xml:space="preserve">server </w:t>
        </w:r>
        <w:r w:rsidRPr="00BC56DF">
          <w:rPr>
            <w:rFonts w:ascii="Arial" w:hAnsi="Arial" w:cs="Arial"/>
            <w:lang w:val="it-IT"/>
            <w:rPrChange w:id="1311" w:author="Stefano Florio" w:date="2019-01-20T19:31:00Z">
              <w:rPr>
                <w:lang w:val="it-IT"/>
              </w:rPr>
            </w:rPrChange>
          </w:rPr>
          <w:t xml:space="preserve">per l’applicazione. Infatti questo </w:t>
        </w:r>
        <w:proofErr w:type="spellStart"/>
        <w:r w:rsidRPr="00BC56DF">
          <w:rPr>
            <w:rFonts w:ascii="Arial" w:hAnsi="Arial" w:cs="Arial"/>
            <w:lang w:val="it-IT"/>
            <w:rPrChange w:id="1312" w:author="Stefano Florio" w:date="2019-01-20T19:31:00Z">
              <w:rPr>
                <w:lang w:val="it-IT"/>
              </w:rPr>
            </w:rPrChange>
          </w:rPr>
          <w:t>host</w:t>
        </w:r>
        <w:proofErr w:type="spellEnd"/>
        <w:r w:rsidRPr="00BC56DF">
          <w:rPr>
            <w:rFonts w:ascii="Arial" w:hAnsi="Arial" w:cs="Arial"/>
            <w:lang w:val="it-IT"/>
            <w:rPrChange w:id="1313" w:author="Stefano Florio" w:date="2019-01-20T19:31:00Z">
              <w:rPr>
                <w:lang w:val="it-IT"/>
              </w:rPr>
            </w:rPrChange>
          </w:rPr>
          <w:t xml:space="preserve"> permette </w:t>
        </w:r>
        <w:r w:rsidRPr="00BC56DF">
          <w:rPr>
            <w:rFonts w:ascii="Arial" w:hAnsi="Arial" w:cs="Arial"/>
            <w:i/>
            <w:lang w:val="it-IT"/>
            <w:rPrChange w:id="1314" w:author="Stefano Florio" w:date="2019-01-20T19:32:00Z">
              <w:rPr>
                <w:lang w:val="it-IT"/>
              </w:rPr>
            </w:rPrChange>
          </w:rPr>
          <w:t>l’accesso in remoto ad applicazioni esterne (il server è protetto da password).</w:t>
        </w:r>
        <w:r w:rsidRPr="00BC56DF">
          <w:rPr>
            <w:rFonts w:ascii="Arial" w:hAnsi="Arial" w:cs="Arial"/>
            <w:lang w:val="it-IT"/>
            <w:rPrChange w:id="1315" w:author="Stefano Florio" w:date="2019-01-20T19:31:00Z">
              <w:rPr>
                <w:lang w:val="it-IT"/>
              </w:rPr>
            </w:rPrChange>
          </w:rPr>
          <w:t xml:space="preserve"> Eseguendo l’applicazione, i sensori vanno ad inviare i valori rilevati direttamente al database online e il calcolo della priorità agisce sui dati presenti in esso. Inoltre, accedendo al pannello di controllo del server </w:t>
        </w:r>
        <w:proofErr w:type="spellStart"/>
        <w:r w:rsidRPr="00BC56DF">
          <w:rPr>
            <w:rFonts w:ascii="Arial" w:hAnsi="Arial" w:cs="Arial"/>
            <w:lang w:val="it-IT"/>
            <w:rPrChange w:id="1316" w:author="Stefano Florio" w:date="2019-01-20T19:31:00Z">
              <w:rPr>
                <w:lang w:val="it-IT"/>
              </w:rPr>
            </w:rPrChange>
          </w:rPr>
          <w:t>sql</w:t>
        </w:r>
        <w:proofErr w:type="spellEnd"/>
        <w:r w:rsidRPr="00BC56DF">
          <w:rPr>
            <w:rFonts w:ascii="Arial" w:hAnsi="Arial" w:cs="Arial"/>
            <w:lang w:val="it-IT"/>
            <w:rPrChange w:id="1317" w:author="Stefano Florio" w:date="2019-01-20T19:31:00Z">
              <w:rPr>
                <w:lang w:val="it-IT"/>
              </w:rPr>
            </w:rPrChange>
          </w:rPr>
          <w:t xml:space="preserve"> è possibile gestire in modo intuitivo tutti i dati tramite la piattaforma “</w:t>
        </w:r>
        <w:proofErr w:type="spellStart"/>
        <w:r w:rsidRPr="00BC56DF">
          <w:rPr>
            <w:rFonts w:ascii="Arial" w:hAnsi="Arial" w:cs="Arial"/>
            <w:lang w:val="it-IT"/>
            <w:rPrChange w:id="1318" w:author="Stefano Florio" w:date="2019-01-20T19:31:00Z">
              <w:rPr>
                <w:lang w:val="it-IT"/>
              </w:rPr>
            </w:rPrChange>
          </w:rPr>
          <w:t>php</w:t>
        </w:r>
        <w:proofErr w:type="spellEnd"/>
        <w:r w:rsidRPr="00BC56DF">
          <w:rPr>
            <w:rFonts w:ascii="Arial" w:hAnsi="Arial" w:cs="Arial"/>
            <w:lang w:val="it-IT"/>
            <w:rPrChange w:id="1319" w:author="Stefano Florio" w:date="2019-01-20T19:31:00Z">
              <w:rPr>
                <w:lang w:val="it-IT"/>
              </w:rPr>
            </w:rPrChange>
          </w:rPr>
          <w:t xml:space="preserve"> </w:t>
        </w:r>
        <w:proofErr w:type="spellStart"/>
        <w:r w:rsidRPr="00BC56DF">
          <w:rPr>
            <w:rFonts w:ascii="Arial" w:hAnsi="Arial" w:cs="Arial"/>
            <w:lang w:val="it-IT"/>
            <w:rPrChange w:id="1320" w:author="Stefano Florio" w:date="2019-01-20T19:31:00Z">
              <w:rPr>
                <w:lang w:val="it-IT"/>
              </w:rPr>
            </w:rPrChange>
          </w:rPr>
          <w:t>my</w:t>
        </w:r>
        <w:proofErr w:type="spellEnd"/>
        <w:r w:rsidRPr="00BC56DF">
          <w:rPr>
            <w:rFonts w:ascii="Arial" w:hAnsi="Arial" w:cs="Arial"/>
            <w:lang w:val="it-IT"/>
            <w:rPrChange w:id="1321" w:author="Stefano Florio" w:date="2019-01-20T19:31:00Z">
              <w:rPr>
                <w:lang w:val="it-IT"/>
              </w:rPr>
            </w:rPrChange>
          </w:rPr>
          <w:t xml:space="preserve"> admin” messa a disposizione</w:t>
        </w:r>
      </w:ins>
    </w:p>
    <w:p w:rsidR="00BC56DF" w:rsidRPr="00905FB1" w:rsidRDefault="00BC56DF" w:rsidP="00905FB1">
      <w:pPr>
        <w:rPr>
          <w:rFonts w:ascii="Arial" w:hAnsi="Arial" w:cs="Arial"/>
          <w:lang w:val="it-IT"/>
        </w:rPr>
      </w:pPr>
      <w:ins w:id="1322" w:author="Enrico Monte" w:date="2019-01-20T17:41:00Z">
        <w:r>
          <w:rPr>
            <w:noProof/>
            <w:lang w:val="it-IT"/>
          </w:rPr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column">
                <wp:posOffset>1627505</wp:posOffset>
              </wp:positionH>
              <wp:positionV relativeFrom="paragraph">
                <wp:posOffset>170815</wp:posOffset>
              </wp:positionV>
              <wp:extent cx="4297680" cy="2834005"/>
              <wp:effectExtent l="0" t="0" r="7620" b="4445"/>
              <wp:wrapTight wrapText="bothSides">
                <wp:wrapPolygon edited="0">
                  <wp:start x="0" y="0"/>
                  <wp:lineTo x="0" y="21489"/>
                  <wp:lineTo x="21543" y="21489"/>
                  <wp:lineTo x="21543" y="0"/>
                  <wp:lineTo x="0" y="0"/>
                </wp:wrapPolygon>
              </wp:wrapTight>
              <wp:docPr id="2" name="Immagin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Schermata 2019-01-20 alle 17.39.48.png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97680" cy="28340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:rsidR="00905FB1" w:rsidDel="00BC56DF" w:rsidRDefault="00BC56DF" w:rsidP="00905FB1">
      <w:pPr>
        <w:rPr>
          <w:ins w:id="1323" w:author="Enrico Monte" w:date="2019-01-20T16:01:00Z"/>
          <w:del w:id="1324" w:author="Stefano Florio" w:date="2019-01-20T19:28:00Z"/>
          <w:rFonts w:ascii="Arial" w:hAnsi="Arial" w:cs="Arial"/>
          <w:lang w:val="it-IT"/>
        </w:rPr>
      </w:pPr>
      <w:ins w:id="1325" w:author="Enrico Monte" w:date="2019-01-20T17:41:00Z">
        <w:r>
          <w:rPr>
            <w:noProof/>
            <w:lang w:val="it-IT"/>
          </w:rPr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column">
                <wp:posOffset>-914400</wp:posOffset>
              </wp:positionH>
              <wp:positionV relativeFrom="paragraph">
                <wp:posOffset>328295</wp:posOffset>
              </wp:positionV>
              <wp:extent cx="2533650" cy="2144395"/>
              <wp:effectExtent l="0" t="0" r="0" b="8255"/>
              <wp:wrapSquare wrapText="bothSides"/>
              <wp:docPr id="1" name="Immagin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Schermata 2019-01-20 alle 17.37.51.png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33650" cy="21443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del w:id="1326" w:author="Stefano Florio" w:date="2019-01-20T19:28:00Z">
        <w:r w:rsidR="00905FB1" w:rsidRPr="00905FB1" w:rsidDel="00BC56DF">
          <w:rPr>
            <w:rFonts w:ascii="Arial" w:hAnsi="Arial" w:cs="Arial"/>
            <w:lang w:val="it-IT"/>
          </w:rPr>
          <w:delText xml:space="preserve">Inoltre, dal momento che i nostri dati di interesse sono legati al </w:delText>
        </w:r>
        <w:r w:rsidR="00905FB1" w:rsidRPr="00905FB1" w:rsidDel="00BC56DF">
          <w:rPr>
            <w:rFonts w:ascii="Arial" w:hAnsi="Arial" w:cs="Arial"/>
            <w:b/>
            <w:lang w:val="it-IT"/>
          </w:rPr>
          <w:delText>presente</w:delText>
        </w:r>
        <w:r w:rsidR="00905FB1" w:rsidRPr="00905FB1" w:rsidDel="00BC56DF">
          <w:rPr>
            <w:rFonts w:ascii="Arial" w:hAnsi="Arial" w:cs="Arial"/>
            <w:lang w:val="it-IT"/>
          </w:rPr>
          <w:delText xml:space="preserve">, non abbiamo bisogno di salvare uno storico di ampio intervallo temporale, ma bensì è più importante che l’accesso ai dati sia fulmineo per identificare immediatamente la presenza o meno di una anomalia. Quindi, con opportuni </w:delText>
        </w:r>
        <w:r w:rsidR="00905FB1" w:rsidRPr="00905FB1" w:rsidDel="00BC56DF">
          <w:rPr>
            <w:rFonts w:ascii="Arial" w:hAnsi="Arial" w:cs="Arial"/>
            <w:b/>
            <w:lang w:val="it-IT"/>
          </w:rPr>
          <w:delText xml:space="preserve">DELETE </w:delText>
        </w:r>
        <w:r w:rsidR="00905FB1" w:rsidRPr="00905FB1" w:rsidDel="00BC56DF">
          <w:rPr>
            <w:rFonts w:ascii="Arial" w:hAnsi="Arial" w:cs="Arial"/>
            <w:lang w:val="it-IT"/>
          </w:rPr>
          <w:delText xml:space="preserve">periodici il database </w:delText>
        </w:r>
        <w:r w:rsidR="00905FB1" w:rsidRPr="00905FB1" w:rsidDel="00BC56DF">
          <w:rPr>
            <w:rFonts w:ascii="Arial" w:hAnsi="Arial" w:cs="Arial"/>
            <w:b/>
            <w:lang w:val="it-IT"/>
          </w:rPr>
          <w:delText xml:space="preserve">MySQL 8.0 </w:delText>
        </w:r>
        <w:r w:rsidR="00905FB1" w:rsidRPr="00905FB1" w:rsidDel="00BC56DF">
          <w:rPr>
            <w:rFonts w:ascii="Arial" w:hAnsi="Arial" w:cs="Arial"/>
            <w:lang w:val="it-IT"/>
          </w:rPr>
          <w:delText>non subirà perdite di performance e rimarrà stabile nel tempo.</w:delText>
        </w:r>
      </w:del>
    </w:p>
    <w:p w:rsidR="00BA62AC" w:rsidDel="00BC56DF" w:rsidRDefault="00BA62AC" w:rsidP="00905FB1">
      <w:pPr>
        <w:rPr>
          <w:ins w:id="1327" w:author="Enrico Monte" w:date="2019-01-20T16:01:00Z"/>
          <w:del w:id="1328" w:author="Stefano Florio" w:date="2019-01-20T19:30:00Z"/>
          <w:rFonts w:ascii="Arial" w:hAnsi="Arial" w:cs="Arial"/>
          <w:lang w:val="it-IT"/>
        </w:rPr>
      </w:pPr>
    </w:p>
    <w:p w:rsidR="00BA62AC" w:rsidRPr="001D7AD0" w:rsidDel="00BC56DF" w:rsidRDefault="00A4119F" w:rsidP="00BA62AC">
      <w:pPr>
        <w:pStyle w:val="Paragrafoelenco"/>
        <w:numPr>
          <w:ilvl w:val="0"/>
          <w:numId w:val="47"/>
        </w:numPr>
        <w:rPr>
          <w:ins w:id="1329" w:author="Enrico Monte" w:date="2019-01-20T16:04:00Z"/>
          <w:del w:id="1330" w:author="Stefano Florio" w:date="2019-01-20T19:30:00Z"/>
          <w:rFonts w:ascii="Arial" w:hAnsi="Arial" w:cs="Arial"/>
          <w:b/>
          <w:lang w:val="it-IT"/>
          <w:rPrChange w:id="1331" w:author="Enrico Monte" w:date="2019-01-20T17:36:00Z">
            <w:rPr>
              <w:ins w:id="1332" w:author="Enrico Monte" w:date="2019-01-20T16:04:00Z"/>
              <w:del w:id="1333" w:author="Stefano Florio" w:date="2019-01-20T19:30:00Z"/>
              <w:rFonts w:ascii="Arial" w:hAnsi="Arial" w:cs="Arial"/>
              <w:lang w:val="it-IT"/>
            </w:rPr>
          </w:rPrChange>
        </w:rPr>
      </w:pPr>
      <w:ins w:id="1334" w:author="Enrico Monte" w:date="2019-01-20T16:02:00Z">
        <w:del w:id="1335" w:author="Stefano Florio" w:date="2019-01-20T19:30:00Z">
          <w:r w:rsidRPr="001D7AD0" w:rsidDel="00BC56DF">
            <w:rPr>
              <w:rFonts w:ascii="Arial" w:hAnsi="Arial" w:cs="Arial"/>
              <w:b/>
              <w:lang w:val="it-IT"/>
              <w:rPrChange w:id="1336" w:author="Enrico Monte" w:date="2019-01-20T17:36:00Z">
                <w:rPr>
                  <w:rFonts w:ascii="Arial" w:hAnsi="Arial" w:cs="Arial"/>
                  <w:lang w:val="it-IT"/>
                </w:rPr>
              </w:rPrChange>
            </w:rPr>
            <w:delText>Database Centralizzato</w:delText>
          </w:r>
        </w:del>
      </w:ins>
    </w:p>
    <w:p w:rsidR="00A4119F" w:rsidDel="00BC56DF" w:rsidRDefault="00A4119F" w:rsidP="00A4119F">
      <w:pPr>
        <w:pStyle w:val="Paragrafoelenco"/>
        <w:rPr>
          <w:ins w:id="1337" w:author="Enrico Monte" w:date="2019-01-20T17:40:00Z"/>
          <w:del w:id="1338" w:author="Stefano Florio" w:date="2019-01-20T19:30:00Z"/>
          <w:lang w:val="it-IT"/>
        </w:rPr>
      </w:pPr>
      <w:ins w:id="1339" w:author="Enrico Monte" w:date="2019-01-20T16:07:00Z">
        <w:del w:id="1340" w:author="Stefano Florio" w:date="2019-01-20T19:30:00Z">
          <w:r w:rsidDel="00BC56DF">
            <w:rPr>
              <w:lang w:val="it-IT"/>
            </w:rPr>
            <w:delText>I</w:delText>
          </w:r>
        </w:del>
      </w:ins>
      <w:ins w:id="1341" w:author="Enrico Monte" w:date="2019-01-20T16:10:00Z">
        <w:del w:id="1342" w:author="Stefano Florio" w:date="2019-01-20T19:30:00Z">
          <w:r w:rsidDel="00BC56DF">
            <w:rPr>
              <w:lang w:val="it-IT"/>
            </w:rPr>
            <w:delText>l</w:delText>
          </w:r>
        </w:del>
      </w:ins>
      <w:ins w:id="1343" w:author="Enrico Monte" w:date="2019-01-20T16:07:00Z">
        <w:del w:id="1344" w:author="Stefano Florio" w:date="2019-01-20T19:30:00Z">
          <w:r w:rsidDel="00BC56DF">
            <w:rPr>
              <w:lang w:val="it-IT"/>
            </w:rPr>
            <w:delText xml:space="preserve"> team</w:delText>
          </w:r>
        </w:del>
      </w:ins>
      <w:ins w:id="1345" w:author="Enrico Monte" w:date="2019-01-20T16:04:00Z">
        <w:del w:id="1346" w:author="Stefano Florio" w:date="2019-01-20T19:30:00Z">
          <w:r w:rsidDel="00BC56DF">
            <w:rPr>
              <w:lang w:val="it-IT"/>
            </w:rPr>
            <w:delText xml:space="preserve"> </w:delText>
          </w:r>
        </w:del>
      </w:ins>
      <w:ins w:id="1347" w:author="Enrico Monte" w:date="2019-01-20T16:10:00Z">
        <w:del w:id="1348" w:author="Stefano Florio" w:date="2019-01-20T19:30:00Z">
          <w:r w:rsidDel="00BC56DF">
            <w:rPr>
              <w:lang w:val="it-IT"/>
            </w:rPr>
            <w:delText xml:space="preserve">ha </w:delText>
          </w:r>
        </w:del>
      </w:ins>
      <w:ins w:id="1349" w:author="Enrico Monte" w:date="2019-01-20T16:04:00Z">
        <w:del w:id="1350" w:author="Stefano Florio" w:date="2019-01-20T19:30:00Z">
          <w:r w:rsidDel="00BC56DF">
            <w:rPr>
              <w:lang w:val="it-IT"/>
            </w:rPr>
            <w:delText xml:space="preserve">deciso di sfruttare un </w:delText>
          </w:r>
        </w:del>
      </w:ins>
      <w:ins w:id="1351" w:author="Enrico Monte" w:date="2019-01-20T16:11:00Z">
        <w:del w:id="1352" w:author="Stefano Florio" w:date="2019-01-20T19:30:00Z">
          <w:r w:rsidDel="00BC56DF">
            <w:rPr>
              <w:lang w:val="it-IT"/>
            </w:rPr>
            <w:delText>database</w:delText>
          </w:r>
        </w:del>
      </w:ins>
      <w:ins w:id="1353" w:author="Enrico Monte" w:date="2019-01-20T16:04:00Z">
        <w:del w:id="1354" w:author="Stefano Florio" w:date="2019-01-20T19:30:00Z">
          <w:r w:rsidDel="00BC56DF">
            <w:rPr>
              <w:lang w:val="it-IT"/>
            </w:rPr>
            <w:delText xml:space="preserve"> centralizzato</w:delText>
          </w:r>
        </w:del>
      </w:ins>
      <w:ins w:id="1355" w:author="Enrico Monte" w:date="2019-01-20T16:11:00Z">
        <w:del w:id="1356" w:author="Stefano Florio" w:date="2019-01-20T19:30:00Z">
          <w:r w:rsidDel="00BC56DF">
            <w:rPr>
              <w:lang w:val="it-IT"/>
            </w:rPr>
            <w:delText xml:space="preserve"> per permettere </w:delText>
          </w:r>
        </w:del>
      </w:ins>
      <w:ins w:id="1357" w:author="Enrico Monte" w:date="2019-01-20T16:12:00Z">
        <w:del w:id="1358" w:author="Stefano Florio" w:date="2019-01-20T19:30:00Z">
          <w:r w:rsidR="00146198" w:rsidDel="00BC56DF">
            <w:rPr>
              <w:lang w:val="it-IT"/>
            </w:rPr>
            <w:delText xml:space="preserve">la modifica sincronizzata di </w:delText>
          </w:r>
        </w:del>
      </w:ins>
      <w:ins w:id="1359" w:author="Enrico Monte" w:date="2019-01-20T16:13:00Z">
        <w:del w:id="1360" w:author="Stefano Florio" w:date="2019-01-20T19:30:00Z">
          <w:r w:rsidR="00146198" w:rsidDel="00BC56DF">
            <w:rPr>
              <w:lang w:val="it-IT"/>
            </w:rPr>
            <w:delText>tutti i dati nel</w:delText>
          </w:r>
        </w:del>
      </w:ins>
      <w:ins w:id="1361" w:author="Enrico Monte" w:date="2019-01-20T16:12:00Z">
        <w:del w:id="1362" w:author="Stefano Florio" w:date="2019-01-20T19:30:00Z">
          <w:r w:rsidR="00146198" w:rsidDel="00BC56DF">
            <w:rPr>
              <w:lang w:val="it-IT"/>
            </w:rPr>
            <w:delText xml:space="preserve"> database</w:delText>
          </w:r>
        </w:del>
      </w:ins>
      <w:ins w:id="1363" w:author="Enrico Monte" w:date="2019-01-20T16:04:00Z">
        <w:del w:id="1364" w:author="Stefano Florio" w:date="2019-01-20T19:30:00Z">
          <w:r w:rsidDel="00BC56DF">
            <w:rPr>
              <w:lang w:val="it-IT"/>
            </w:rPr>
            <w:delText>.</w:delText>
          </w:r>
        </w:del>
      </w:ins>
      <w:ins w:id="1365" w:author="Enrico Monte" w:date="2019-01-20T16:13:00Z">
        <w:del w:id="1366" w:author="Stefano Florio" w:date="2019-01-20T19:30:00Z">
          <w:r w:rsidR="00146198" w:rsidDel="00BC56DF">
            <w:rPr>
              <w:lang w:val="it-IT"/>
            </w:rPr>
            <w:delText xml:space="preserve"> Il database è stato creato come sopra</w:delText>
          </w:r>
        </w:del>
      </w:ins>
      <w:ins w:id="1367" w:author="Enrico Monte" w:date="2019-01-20T16:14:00Z">
        <w:del w:id="1368" w:author="Stefano Florio" w:date="2019-01-20T19:30:00Z">
          <w:r w:rsidR="00146198" w:rsidDel="00BC56DF">
            <w:rPr>
              <w:lang w:val="it-IT"/>
            </w:rPr>
            <w:delText xml:space="preserve"> descritto in locale utilizzando MySql workbench</w:delText>
          </w:r>
        </w:del>
      </w:ins>
      <w:ins w:id="1369" w:author="Enrico Monte" w:date="2019-01-20T16:15:00Z">
        <w:del w:id="1370" w:author="Stefano Florio" w:date="2019-01-20T19:30:00Z">
          <w:r w:rsidR="00146198" w:rsidDel="00BC56DF">
            <w:rPr>
              <w:lang w:val="it-IT"/>
            </w:rPr>
            <w:delText>. Tramite uno script java vi abbiamo inserito tutti i dati delle aree dell’utenza e dei sensori</w:delText>
          </w:r>
        </w:del>
      </w:ins>
      <w:ins w:id="1371" w:author="Enrico Monte" w:date="2019-01-20T16:16:00Z">
        <w:del w:id="1372" w:author="Stefano Florio" w:date="2019-01-20T19:30:00Z">
          <w:r w:rsidR="00146198" w:rsidDel="00BC56DF">
            <w:rPr>
              <w:lang w:val="it-IT"/>
            </w:rPr>
            <w:delText>.</w:delText>
          </w:r>
        </w:del>
      </w:ins>
      <w:ins w:id="1373" w:author="Enrico Monte" w:date="2019-01-20T16:04:00Z">
        <w:del w:id="1374" w:author="Stefano Florio" w:date="2019-01-20T19:30:00Z">
          <w:r w:rsidDel="00BC56DF">
            <w:rPr>
              <w:lang w:val="it-IT"/>
            </w:rPr>
            <w:delText xml:space="preserve"> Il dump del database</w:delText>
          </w:r>
        </w:del>
      </w:ins>
      <w:ins w:id="1375" w:author="Enrico Monte" w:date="2019-01-20T16:16:00Z">
        <w:del w:id="1376" w:author="Stefano Florio" w:date="2019-01-20T19:30:00Z">
          <w:r w:rsidR="00146198" w:rsidDel="00BC56DF">
            <w:rPr>
              <w:lang w:val="it-IT"/>
            </w:rPr>
            <w:delText xml:space="preserve"> successivamente</w:delText>
          </w:r>
        </w:del>
      </w:ins>
      <w:ins w:id="1377" w:author="Enrico Monte" w:date="2019-01-20T16:04:00Z">
        <w:del w:id="1378" w:author="Stefano Florio" w:date="2019-01-20T19:30:00Z">
          <w:r w:rsidDel="00BC56DF">
            <w:rPr>
              <w:lang w:val="it-IT"/>
            </w:rPr>
            <w:delText xml:space="preserve"> è stato caricato su un host DB (db4free.net) che</w:delText>
          </w:r>
        </w:del>
      </w:ins>
      <w:ins w:id="1379" w:author="Enrico Monte" w:date="2019-01-20T16:16:00Z">
        <w:del w:id="1380" w:author="Stefano Florio" w:date="2019-01-20T19:30:00Z">
          <w:r w:rsidR="00146198" w:rsidDel="00BC56DF">
            <w:rPr>
              <w:lang w:val="it-IT"/>
            </w:rPr>
            <w:delText xml:space="preserve"> funge da server per l’applicazione. Infatti questo host</w:delText>
          </w:r>
        </w:del>
      </w:ins>
      <w:ins w:id="1381" w:author="Enrico Monte" w:date="2019-01-20T16:04:00Z">
        <w:del w:id="1382" w:author="Stefano Florio" w:date="2019-01-20T19:30:00Z">
          <w:r w:rsidDel="00BC56DF">
            <w:rPr>
              <w:lang w:val="it-IT"/>
            </w:rPr>
            <w:delText xml:space="preserve"> permette l’accesso in remoto</w:delText>
          </w:r>
        </w:del>
      </w:ins>
      <w:ins w:id="1383" w:author="Enrico Monte" w:date="2019-01-20T16:17:00Z">
        <w:del w:id="1384" w:author="Stefano Florio" w:date="2019-01-20T19:30:00Z">
          <w:r w:rsidR="00146198" w:rsidDel="00BC56DF">
            <w:rPr>
              <w:lang w:val="it-IT"/>
            </w:rPr>
            <w:delText xml:space="preserve"> ad applicazioni esterne </w:delText>
          </w:r>
        </w:del>
      </w:ins>
      <w:ins w:id="1385" w:author="Enrico Monte" w:date="2019-01-20T16:04:00Z">
        <w:del w:id="1386" w:author="Stefano Florio" w:date="2019-01-20T19:30:00Z">
          <w:r w:rsidDel="00BC56DF">
            <w:rPr>
              <w:lang w:val="it-IT"/>
            </w:rPr>
            <w:delText>(</w:delText>
          </w:r>
        </w:del>
      </w:ins>
      <w:ins w:id="1387" w:author="Enrico Monte" w:date="2019-01-20T16:17:00Z">
        <w:del w:id="1388" w:author="Stefano Florio" w:date="2019-01-20T19:30:00Z">
          <w:r w:rsidR="00146198" w:rsidDel="00BC56DF">
            <w:rPr>
              <w:lang w:val="it-IT"/>
            </w:rPr>
            <w:delText xml:space="preserve">il server è </w:delText>
          </w:r>
        </w:del>
      </w:ins>
      <w:ins w:id="1389" w:author="Enrico Monte" w:date="2019-01-20T16:04:00Z">
        <w:del w:id="1390" w:author="Stefano Florio" w:date="2019-01-20T19:30:00Z">
          <w:r w:rsidDel="00BC56DF">
            <w:rPr>
              <w:lang w:val="it-IT"/>
            </w:rPr>
            <w:delText>protetto da password).</w:delText>
          </w:r>
        </w:del>
      </w:ins>
      <w:ins w:id="1391" w:author="Enrico Monte" w:date="2019-01-20T16:20:00Z">
        <w:del w:id="1392" w:author="Stefano Florio" w:date="2019-01-20T19:30:00Z">
          <w:r w:rsidR="00146198" w:rsidDel="00BC56DF">
            <w:rPr>
              <w:lang w:val="it-IT"/>
            </w:rPr>
            <w:delText xml:space="preserve"> Eseguendo l’applicazione, i sensori vanno ad inviare i valori rilevati direttamente al database online e il calcolo della priorità a</w:delText>
          </w:r>
        </w:del>
      </w:ins>
      <w:ins w:id="1393" w:author="Enrico Monte" w:date="2019-01-20T16:21:00Z">
        <w:del w:id="1394" w:author="Stefano Florio" w:date="2019-01-20T19:30:00Z">
          <w:r w:rsidR="00146198" w:rsidDel="00BC56DF">
            <w:rPr>
              <w:lang w:val="it-IT"/>
            </w:rPr>
            <w:delText>gisce sui dati presenti in esso.</w:delText>
          </w:r>
        </w:del>
      </w:ins>
      <w:ins w:id="1395" w:author="Enrico Monte" w:date="2019-01-20T16:18:00Z">
        <w:del w:id="1396" w:author="Stefano Florio" w:date="2019-01-20T19:30:00Z">
          <w:r w:rsidR="00146198" w:rsidDel="00BC56DF">
            <w:rPr>
              <w:lang w:val="it-IT"/>
            </w:rPr>
            <w:delText xml:space="preserve"> Inoltre</w:delText>
          </w:r>
        </w:del>
      </w:ins>
      <w:ins w:id="1397" w:author="Enrico Monte" w:date="2019-01-20T16:21:00Z">
        <w:del w:id="1398" w:author="Stefano Florio" w:date="2019-01-20T19:30:00Z">
          <w:r w:rsidR="00146198" w:rsidDel="00BC56DF">
            <w:rPr>
              <w:lang w:val="it-IT"/>
            </w:rPr>
            <w:delText>,</w:delText>
          </w:r>
        </w:del>
      </w:ins>
      <w:ins w:id="1399" w:author="Enrico Monte" w:date="2019-01-20T16:18:00Z">
        <w:del w:id="1400" w:author="Stefano Florio" w:date="2019-01-20T19:30:00Z">
          <w:r w:rsidR="00146198" w:rsidDel="00BC56DF">
            <w:rPr>
              <w:lang w:val="it-IT"/>
            </w:rPr>
            <w:delText xml:space="preserve"> accedendo al pannello di controllo </w:delText>
          </w:r>
        </w:del>
      </w:ins>
      <w:ins w:id="1401" w:author="Enrico Monte" w:date="2019-01-20T16:19:00Z">
        <w:del w:id="1402" w:author="Stefano Florio" w:date="2019-01-20T19:30:00Z">
          <w:r w:rsidR="00146198" w:rsidDel="00BC56DF">
            <w:rPr>
              <w:lang w:val="it-IT"/>
            </w:rPr>
            <w:delText>del server sql è possibile gestire in modo intuitivo tutti i dati tramite la piattaforma “php my admin” messa a disposizione.</w:delText>
          </w:r>
        </w:del>
      </w:ins>
    </w:p>
    <w:p w:rsidR="001D7AD0" w:rsidRDefault="001D7AD0" w:rsidP="00A4119F">
      <w:pPr>
        <w:pStyle w:val="Paragrafoelenco"/>
        <w:rPr>
          <w:ins w:id="1403" w:author="Enrico Monte" w:date="2019-01-20T17:40:00Z"/>
          <w:lang w:val="it-IT"/>
        </w:rPr>
      </w:pPr>
    </w:p>
    <w:p w:rsidR="001D7AD0" w:rsidRDefault="001D7AD0" w:rsidP="00A4119F">
      <w:pPr>
        <w:pStyle w:val="Paragrafoelenco"/>
        <w:rPr>
          <w:ins w:id="1404" w:author="Enrico Monte" w:date="2019-01-20T17:40:00Z"/>
          <w:lang w:val="it-IT"/>
        </w:rPr>
      </w:pPr>
    </w:p>
    <w:p w:rsidR="001D7AD0" w:rsidRDefault="001D7AD0">
      <w:pPr>
        <w:pStyle w:val="Paragrafoelenco"/>
        <w:rPr>
          <w:ins w:id="1405" w:author="Enrico Monte" w:date="2019-01-20T16:02:00Z"/>
          <w:rFonts w:ascii="Arial" w:hAnsi="Arial" w:cs="Arial"/>
          <w:lang w:val="it-IT"/>
        </w:rPr>
        <w:pPrChange w:id="1406" w:author="Enrico Monte" w:date="2019-01-20T16:04:00Z">
          <w:pPr>
            <w:pStyle w:val="Paragrafoelenco"/>
            <w:numPr>
              <w:numId w:val="47"/>
            </w:numPr>
            <w:ind w:hanging="360"/>
          </w:pPr>
        </w:pPrChange>
      </w:pPr>
    </w:p>
    <w:p w:rsidR="00A4119F" w:rsidRPr="00BC56DF" w:rsidRDefault="00A4119F">
      <w:pPr>
        <w:pStyle w:val="Paragrafoelenco"/>
        <w:numPr>
          <w:ilvl w:val="0"/>
          <w:numId w:val="47"/>
        </w:numPr>
        <w:rPr>
          <w:ins w:id="1407" w:author="Enrico Monte" w:date="2019-01-20T16:24:00Z"/>
          <w:rFonts w:ascii="Arial" w:hAnsi="Arial" w:cs="Arial"/>
          <w:b/>
          <w:sz w:val="24"/>
          <w:szCs w:val="24"/>
          <w:lang w:val="it-IT"/>
          <w:rPrChange w:id="1408" w:author="Stefano Florio" w:date="2019-01-20T19:34:00Z">
            <w:rPr>
              <w:ins w:id="1409" w:author="Enrico Monte" w:date="2019-01-20T16:24:00Z"/>
              <w:rFonts w:ascii="Arial" w:hAnsi="Arial" w:cs="Arial"/>
              <w:lang w:val="it-IT"/>
            </w:rPr>
          </w:rPrChange>
        </w:rPr>
        <w:pPrChange w:id="1410" w:author="Stefano Florio" w:date="2019-01-20T19:31:00Z">
          <w:pPr>
            <w:pStyle w:val="Paragrafoelenco"/>
            <w:numPr>
              <w:numId w:val="49"/>
            </w:numPr>
            <w:ind w:hanging="360"/>
          </w:pPr>
        </w:pPrChange>
      </w:pPr>
      <w:ins w:id="1411" w:author="Enrico Monte" w:date="2019-01-20T16:03:00Z">
        <w:r w:rsidRPr="00BC56DF">
          <w:rPr>
            <w:rFonts w:ascii="Arial" w:hAnsi="Arial" w:cs="Arial"/>
            <w:b/>
            <w:sz w:val="24"/>
            <w:szCs w:val="24"/>
            <w:lang w:val="it-IT"/>
            <w:rPrChange w:id="1412" w:author="Stefano Florio" w:date="2019-01-20T19:34:00Z">
              <w:rPr>
                <w:rFonts w:ascii="Arial" w:hAnsi="Arial" w:cs="Arial"/>
                <w:lang w:val="it-IT"/>
              </w:rPr>
            </w:rPrChange>
          </w:rPr>
          <w:t>Linguaggio Java</w:t>
        </w:r>
      </w:ins>
    </w:p>
    <w:p w:rsidR="009F18C8" w:rsidRPr="00BC56DF" w:rsidRDefault="00146198" w:rsidP="00146198">
      <w:pPr>
        <w:pStyle w:val="Paragrafoelenco"/>
        <w:rPr>
          <w:ins w:id="1413" w:author="Enrico Monte" w:date="2019-01-20T16:49:00Z"/>
          <w:rFonts w:ascii="Arial" w:hAnsi="Arial" w:cs="Arial"/>
          <w:sz w:val="24"/>
          <w:szCs w:val="24"/>
          <w:lang w:val="it-IT"/>
          <w:rPrChange w:id="1414" w:author="Stefano Florio" w:date="2019-01-20T19:34:00Z">
            <w:rPr>
              <w:ins w:id="1415" w:author="Enrico Monte" w:date="2019-01-20T16:49:00Z"/>
              <w:rFonts w:ascii="Arial" w:hAnsi="Arial" w:cs="Arial"/>
              <w:lang w:val="it-IT"/>
            </w:rPr>
          </w:rPrChange>
        </w:rPr>
      </w:pPr>
      <w:ins w:id="1416" w:author="Enrico Monte" w:date="2019-01-20T16:24:00Z">
        <w:r w:rsidRPr="00BC56DF">
          <w:rPr>
            <w:rFonts w:ascii="Arial" w:hAnsi="Arial" w:cs="Arial"/>
            <w:sz w:val="24"/>
            <w:szCs w:val="24"/>
            <w:lang w:val="it-IT"/>
            <w:rPrChange w:id="1417" w:author="Stefano Florio" w:date="2019-01-20T19:34:00Z">
              <w:rPr>
                <w:rFonts w:ascii="Arial" w:hAnsi="Arial" w:cs="Arial"/>
                <w:lang w:val="it-IT"/>
              </w:rPr>
            </w:rPrChange>
          </w:rPr>
          <w:t>Dopo un</w:t>
        </w:r>
        <w:r w:rsidR="003532C0" w:rsidRPr="00BC56DF">
          <w:rPr>
            <w:rFonts w:ascii="Arial" w:hAnsi="Arial" w:cs="Arial"/>
            <w:sz w:val="24"/>
            <w:szCs w:val="24"/>
            <w:lang w:val="it-IT"/>
            <w:rPrChange w:id="1418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’attenta valutazione il team ha deciso di sviluppare l’applicativo nel </w:t>
        </w:r>
        <w:r w:rsidR="003532C0" w:rsidRPr="00BC56DF">
          <w:rPr>
            <w:rFonts w:ascii="Arial" w:hAnsi="Arial" w:cs="Arial"/>
            <w:b/>
            <w:sz w:val="24"/>
            <w:szCs w:val="24"/>
            <w:lang w:val="it-IT"/>
            <w:rPrChange w:id="1419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linguaggio </w:t>
        </w:r>
      </w:ins>
      <w:ins w:id="1420" w:author="Enrico Monte" w:date="2019-01-20T16:25:00Z">
        <w:r w:rsidR="003532C0" w:rsidRPr="00BC56DF">
          <w:rPr>
            <w:rFonts w:ascii="Arial" w:hAnsi="Arial" w:cs="Arial"/>
            <w:b/>
            <w:sz w:val="24"/>
            <w:szCs w:val="24"/>
            <w:lang w:val="it-IT"/>
            <w:rPrChange w:id="1421" w:author="Stefano Florio" w:date="2019-01-20T19:34:00Z">
              <w:rPr>
                <w:rFonts w:ascii="Arial" w:hAnsi="Arial" w:cs="Arial"/>
                <w:lang w:val="it-IT"/>
              </w:rPr>
            </w:rPrChange>
          </w:rPr>
          <w:t>Java</w:t>
        </w:r>
        <w:r w:rsidR="003532C0" w:rsidRPr="00BC56DF">
          <w:rPr>
            <w:rFonts w:ascii="Arial" w:hAnsi="Arial" w:cs="Arial"/>
            <w:sz w:val="24"/>
            <w:szCs w:val="24"/>
            <w:lang w:val="it-IT"/>
            <w:rPrChange w:id="1422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. Innanzitutto perché è il linguaggio più conosciuto dai membri del team e con il quale avrebbe potuto esprimersi al meglio. </w:t>
        </w:r>
      </w:ins>
      <w:ins w:id="1423" w:author="Enrico Monte" w:date="2019-01-20T16:26:00Z">
        <w:r w:rsidR="003532C0" w:rsidRPr="00BC56DF">
          <w:rPr>
            <w:rFonts w:ascii="Arial" w:hAnsi="Arial" w:cs="Arial"/>
            <w:sz w:val="24"/>
            <w:szCs w:val="24"/>
            <w:lang w:val="it-IT"/>
            <w:rPrChange w:id="1424" w:author="Stefano Florio" w:date="2019-01-20T19:34:00Z">
              <w:rPr>
                <w:rFonts w:ascii="Arial" w:hAnsi="Arial" w:cs="Arial"/>
                <w:lang w:val="it-IT"/>
              </w:rPr>
            </w:rPrChange>
          </w:rPr>
          <w:t>In</w:t>
        </w:r>
      </w:ins>
      <w:ins w:id="1425" w:author="Enrico Monte" w:date="2019-01-20T16:36:00Z">
        <w:r w:rsidR="009D59E7" w:rsidRPr="00BC56DF">
          <w:rPr>
            <w:rFonts w:ascii="Arial" w:hAnsi="Arial" w:cs="Arial"/>
            <w:sz w:val="24"/>
            <w:szCs w:val="24"/>
            <w:lang w:val="it-IT"/>
            <w:rPrChange w:id="1426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 secondo luogo è</w:t>
        </w:r>
      </w:ins>
      <w:ins w:id="1427" w:author="Enrico Monte" w:date="2019-01-20T16:37:00Z">
        <w:r w:rsidR="009D59E7" w:rsidRPr="00BC56DF">
          <w:rPr>
            <w:rFonts w:ascii="Arial" w:hAnsi="Arial" w:cs="Arial"/>
            <w:sz w:val="24"/>
            <w:szCs w:val="24"/>
            <w:lang w:val="it-IT"/>
            <w:rPrChange w:id="1428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 uno dei</w:t>
        </w:r>
      </w:ins>
      <w:ins w:id="1429" w:author="Enrico Monte" w:date="2019-01-20T16:36:00Z">
        <w:r w:rsidR="009D59E7" w:rsidRPr="00BC56DF">
          <w:rPr>
            <w:rFonts w:ascii="Arial" w:hAnsi="Arial" w:cs="Arial"/>
            <w:sz w:val="24"/>
            <w:szCs w:val="24"/>
            <w:lang w:val="it-IT"/>
            <w:rPrChange w:id="1430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 linguaggi pi</w:t>
        </w:r>
      </w:ins>
      <w:ins w:id="1431" w:author="Enrico Monte" w:date="2019-01-20T16:37:00Z">
        <w:r w:rsidR="009D59E7" w:rsidRPr="00BC56DF">
          <w:rPr>
            <w:rFonts w:ascii="Arial" w:hAnsi="Arial" w:cs="Arial"/>
            <w:sz w:val="24"/>
            <w:szCs w:val="24"/>
            <w:lang w:val="it-IT"/>
            <w:rPrChange w:id="1432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ù popolari </w:t>
        </w:r>
      </w:ins>
      <w:ins w:id="1433" w:author="Enrico Monte" w:date="2019-01-20T16:54:00Z">
        <w:r w:rsidR="009F18C8" w:rsidRPr="00BC56DF">
          <w:rPr>
            <w:rFonts w:ascii="Arial" w:hAnsi="Arial" w:cs="Arial"/>
            <w:sz w:val="24"/>
            <w:szCs w:val="24"/>
            <w:lang w:val="it-IT"/>
            <w:rPrChange w:id="1434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e diffusi, </w:t>
        </w:r>
      </w:ins>
      <w:ins w:id="1435" w:author="Enrico Monte" w:date="2019-01-20T16:37:00Z">
        <w:r w:rsidR="009D59E7" w:rsidRPr="00BC56DF">
          <w:rPr>
            <w:rFonts w:ascii="Arial" w:hAnsi="Arial" w:cs="Arial"/>
            <w:sz w:val="24"/>
            <w:szCs w:val="24"/>
            <w:lang w:val="it-IT"/>
            <w:rPrChange w:id="1436" w:author="Stefano Florio" w:date="2019-01-20T19:34:00Z">
              <w:rPr>
                <w:rFonts w:ascii="Arial" w:hAnsi="Arial" w:cs="Arial"/>
                <w:lang w:val="it-IT"/>
              </w:rPr>
            </w:rPrChange>
          </w:rPr>
          <w:t>quindi</w:t>
        </w:r>
      </w:ins>
      <w:ins w:id="1437" w:author="Enrico Monte" w:date="2019-01-20T16:41:00Z">
        <w:r w:rsidR="009D59E7" w:rsidRPr="00BC56DF">
          <w:rPr>
            <w:rFonts w:ascii="Arial" w:hAnsi="Arial" w:cs="Arial"/>
            <w:sz w:val="24"/>
            <w:szCs w:val="24"/>
            <w:lang w:val="it-IT"/>
            <w:rPrChange w:id="1438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 è vantaggioso anche</w:t>
        </w:r>
      </w:ins>
      <w:ins w:id="1439" w:author="Enrico Monte" w:date="2019-01-20T16:37:00Z">
        <w:r w:rsidR="009D59E7" w:rsidRPr="00BC56DF">
          <w:rPr>
            <w:rFonts w:ascii="Arial" w:hAnsi="Arial" w:cs="Arial"/>
            <w:sz w:val="24"/>
            <w:szCs w:val="24"/>
            <w:lang w:val="it-IT"/>
            <w:rPrChange w:id="1440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 d</w:t>
        </w:r>
      </w:ins>
      <w:ins w:id="1441" w:author="Enrico Monte" w:date="2019-01-20T16:38:00Z">
        <w:r w:rsidR="009D59E7" w:rsidRPr="00BC56DF">
          <w:rPr>
            <w:rFonts w:ascii="Arial" w:hAnsi="Arial" w:cs="Arial"/>
            <w:sz w:val="24"/>
            <w:szCs w:val="24"/>
            <w:lang w:val="it-IT"/>
            <w:rPrChange w:id="1442" w:author="Stefano Florio" w:date="2019-01-20T19:34:00Z">
              <w:rPr>
                <w:rFonts w:ascii="Arial" w:hAnsi="Arial" w:cs="Arial"/>
                <w:lang w:val="it-IT"/>
              </w:rPr>
            </w:rPrChange>
          </w:rPr>
          <w:t>a</w:t>
        </w:r>
      </w:ins>
      <w:ins w:id="1443" w:author="Enrico Monte" w:date="2019-01-20T16:37:00Z">
        <w:r w:rsidR="009D59E7" w:rsidRPr="00BC56DF">
          <w:rPr>
            <w:rFonts w:ascii="Arial" w:hAnsi="Arial" w:cs="Arial"/>
            <w:sz w:val="24"/>
            <w:szCs w:val="24"/>
            <w:lang w:val="it-IT"/>
            <w:rPrChange w:id="1444" w:author="Stefano Florio" w:date="2019-01-20T19:34:00Z">
              <w:rPr>
                <w:rFonts w:ascii="Arial" w:hAnsi="Arial" w:cs="Arial"/>
                <w:lang w:val="it-IT"/>
              </w:rPr>
            </w:rPrChange>
          </w:rPr>
          <w:t>l punto di vista d</w:t>
        </w:r>
      </w:ins>
      <w:ins w:id="1445" w:author="Enrico Monte" w:date="2019-01-20T16:38:00Z">
        <w:r w:rsidR="009D59E7" w:rsidRPr="00BC56DF">
          <w:rPr>
            <w:rFonts w:ascii="Arial" w:hAnsi="Arial" w:cs="Arial"/>
            <w:sz w:val="24"/>
            <w:szCs w:val="24"/>
            <w:lang w:val="it-IT"/>
            <w:rPrChange w:id="1446" w:author="Stefano Florio" w:date="2019-01-20T19:34:00Z">
              <w:rPr>
                <w:rFonts w:ascii="Arial" w:hAnsi="Arial" w:cs="Arial"/>
                <w:lang w:val="it-IT"/>
              </w:rPr>
            </w:rPrChange>
          </w:rPr>
          <w:t>ella</w:t>
        </w:r>
      </w:ins>
      <w:ins w:id="1447" w:author="Enrico Monte" w:date="2019-01-20T16:37:00Z">
        <w:r w:rsidR="009D59E7" w:rsidRPr="00BC56DF">
          <w:rPr>
            <w:rFonts w:ascii="Arial" w:hAnsi="Arial" w:cs="Arial"/>
            <w:sz w:val="24"/>
            <w:szCs w:val="24"/>
            <w:lang w:val="it-IT"/>
            <w:rPrChange w:id="1448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 </w:t>
        </w:r>
        <w:r w:rsidR="009D59E7" w:rsidRPr="00BC56DF">
          <w:rPr>
            <w:rFonts w:ascii="Arial" w:hAnsi="Arial" w:cs="Arial"/>
            <w:b/>
            <w:sz w:val="24"/>
            <w:szCs w:val="24"/>
            <w:lang w:val="it-IT"/>
            <w:rPrChange w:id="1449" w:author="Stefano Florio" w:date="2019-01-20T19:34:00Z">
              <w:rPr>
                <w:rFonts w:ascii="Arial" w:hAnsi="Arial" w:cs="Arial"/>
                <w:lang w:val="it-IT"/>
              </w:rPr>
            </w:rPrChange>
          </w:rPr>
          <w:t>leggibilità</w:t>
        </w:r>
      </w:ins>
      <w:ins w:id="1450" w:author="Enrico Monte" w:date="2019-01-20T16:38:00Z">
        <w:r w:rsidR="009D59E7" w:rsidRPr="00BC56DF">
          <w:rPr>
            <w:rFonts w:ascii="Arial" w:hAnsi="Arial" w:cs="Arial"/>
            <w:b/>
            <w:sz w:val="24"/>
            <w:szCs w:val="24"/>
            <w:lang w:val="it-IT"/>
            <w:rPrChange w:id="1451" w:author="Stefano Florio" w:date="2019-01-20T19:34:00Z">
              <w:rPr>
                <w:rFonts w:ascii="Arial" w:hAnsi="Arial" w:cs="Arial"/>
                <w:lang w:val="it-IT"/>
              </w:rPr>
            </w:rPrChange>
          </w:rPr>
          <w:t>,</w:t>
        </w:r>
      </w:ins>
      <w:ins w:id="1452" w:author="Enrico Monte" w:date="2019-01-20T16:37:00Z">
        <w:r w:rsidR="009D59E7" w:rsidRPr="00BC56DF">
          <w:rPr>
            <w:rFonts w:ascii="Arial" w:hAnsi="Arial" w:cs="Arial"/>
            <w:b/>
            <w:sz w:val="24"/>
            <w:szCs w:val="24"/>
            <w:lang w:val="it-IT"/>
            <w:rPrChange w:id="1453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 futura espansione e scalabilità</w:t>
        </w:r>
      </w:ins>
      <w:ins w:id="1454" w:author="Enrico Monte" w:date="2019-01-20T16:41:00Z">
        <w:r w:rsidR="009D59E7" w:rsidRPr="00BC56DF">
          <w:rPr>
            <w:rFonts w:ascii="Arial" w:hAnsi="Arial" w:cs="Arial"/>
            <w:sz w:val="24"/>
            <w:szCs w:val="24"/>
            <w:lang w:val="it-IT"/>
            <w:rPrChange w:id="1455" w:author="Stefano Florio" w:date="2019-01-20T19:34:00Z">
              <w:rPr>
                <w:rFonts w:ascii="Arial" w:hAnsi="Arial" w:cs="Arial"/>
                <w:lang w:val="it-IT"/>
              </w:rPr>
            </w:rPrChange>
          </w:rPr>
          <w:t>. Inoltre</w:t>
        </w:r>
      </w:ins>
      <w:ins w:id="1456" w:author="Enrico Monte" w:date="2019-01-20T17:09:00Z">
        <w:del w:id="1457" w:author="Stefano Florio" w:date="2019-01-20T19:34:00Z">
          <w:r w:rsidR="002C7E83" w:rsidRPr="00BC56DF" w:rsidDel="00BC56DF">
            <w:rPr>
              <w:rFonts w:ascii="Arial" w:hAnsi="Arial" w:cs="Arial"/>
              <w:sz w:val="24"/>
              <w:szCs w:val="24"/>
              <w:lang w:val="it-IT"/>
              <w:rPrChange w:id="1458" w:author="Stefano Florio" w:date="2019-01-20T19:34:00Z">
                <w:rPr>
                  <w:rFonts w:ascii="Arial" w:hAnsi="Arial" w:cs="Arial"/>
                  <w:lang w:val="it-IT"/>
                </w:rPr>
              </w:rPrChange>
            </w:rPr>
            <w:delText xml:space="preserve"> o</w:delText>
          </w:r>
        </w:del>
      </w:ins>
      <w:ins w:id="1459" w:author="Enrico Monte" w:date="2019-01-20T16:41:00Z">
        <w:r w:rsidR="009D59E7" w:rsidRPr="00BC56DF">
          <w:rPr>
            <w:rFonts w:ascii="Arial" w:hAnsi="Arial" w:cs="Arial"/>
            <w:sz w:val="24"/>
            <w:szCs w:val="24"/>
            <w:lang w:val="it-IT"/>
            <w:rPrChange w:id="1460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 </w:t>
        </w:r>
      </w:ins>
      <w:ins w:id="1461" w:author="Enrico Monte" w:date="2019-01-20T16:42:00Z">
        <w:r w:rsidR="009D59E7" w:rsidRPr="00BC56DF">
          <w:rPr>
            <w:rFonts w:ascii="Arial" w:hAnsi="Arial" w:cs="Arial"/>
            <w:sz w:val="24"/>
            <w:szCs w:val="24"/>
            <w:lang w:val="it-IT"/>
            <w:rPrChange w:id="1462" w:author="Stefano Florio" w:date="2019-01-20T19:34:00Z">
              <w:rPr>
                <w:rFonts w:ascii="Arial" w:hAnsi="Arial" w:cs="Arial"/>
                <w:lang w:val="it-IT"/>
              </w:rPr>
            </w:rPrChange>
          </w:rPr>
          <w:t>essendo molto versatile</w:t>
        </w:r>
      </w:ins>
      <w:ins w:id="1463" w:author="Enrico Monte" w:date="2019-01-20T16:43:00Z">
        <w:r w:rsidR="009D59E7" w:rsidRPr="00BC56DF">
          <w:rPr>
            <w:rFonts w:ascii="Arial" w:hAnsi="Arial" w:cs="Arial"/>
            <w:sz w:val="24"/>
            <w:szCs w:val="24"/>
            <w:lang w:val="it-IT"/>
            <w:rPrChange w:id="1464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 permette di sviluppare applicazioni per qualsiasi piattaforma</w:t>
        </w:r>
      </w:ins>
      <w:ins w:id="1465" w:author="Enrico Monte" w:date="2019-01-20T16:46:00Z">
        <w:r w:rsidR="009F18C8" w:rsidRPr="00BC56DF">
          <w:rPr>
            <w:rFonts w:ascii="Arial" w:hAnsi="Arial" w:cs="Arial"/>
            <w:sz w:val="24"/>
            <w:szCs w:val="24"/>
            <w:lang w:val="it-IT"/>
            <w:rPrChange w:id="1466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 (</w:t>
        </w:r>
      </w:ins>
      <w:ins w:id="1467" w:author="Enrico Monte" w:date="2019-01-20T16:47:00Z">
        <w:r w:rsidR="009F18C8" w:rsidRPr="00BC56DF">
          <w:rPr>
            <w:rFonts w:ascii="Arial" w:hAnsi="Arial" w:cs="Arial"/>
            <w:b/>
            <w:sz w:val="24"/>
            <w:szCs w:val="24"/>
            <w:lang w:val="it-IT"/>
            <w:rPrChange w:id="1468" w:author="Stefano Florio" w:date="2019-01-20T19:34:00Z">
              <w:rPr>
                <w:rFonts w:ascii="Arial" w:hAnsi="Arial" w:cs="Arial"/>
                <w:lang w:val="it-IT"/>
              </w:rPr>
            </w:rPrChange>
          </w:rPr>
          <w:t>portabilità</w:t>
        </w:r>
      </w:ins>
      <w:ins w:id="1469" w:author="Enrico Monte" w:date="2019-01-20T16:46:00Z">
        <w:r w:rsidR="009F18C8" w:rsidRPr="00BC56DF">
          <w:rPr>
            <w:rFonts w:ascii="Arial" w:hAnsi="Arial" w:cs="Arial"/>
            <w:sz w:val="24"/>
            <w:szCs w:val="24"/>
            <w:lang w:val="it-IT"/>
            <w:rPrChange w:id="1470" w:author="Stefano Florio" w:date="2019-01-20T19:34:00Z">
              <w:rPr>
                <w:rFonts w:ascii="Arial" w:hAnsi="Arial" w:cs="Arial"/>
                <w:lang w:val="it-IT"/>
              </w:rPr>
            </w:rPrChange>
          </w:rPr>
          <w:t>)</w:t>
        </w:r>
      </w:ins>
      <w:ins w:id="1471" w:author="Enrico Monte" w:date="2019-01-20T16:45:00Z">
        <w:r w:rsidR="009D59E7" w:rsidRPr="00BC56DF">
          <w:rPr>
            <w:rFonts w:ascii="Arial" w:hAnsi="Arial" w:cs="Arial"/>
            <w:sz w:val="24"/>
            <w:szCs w:val="24"/>
            <w:lang w:val="it-IT"/>
            <w:rPrChange w:id="1472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 e in modo più intuitivo rispetto ad altri linguaggi che non sono ad alto livello e </w:t>
        </w:r>
      </w:ins>
      <w:ins w:id="1473" w:author="Enrico Monte" w:date="2019-01-20T16:55:00Z">
        <w:r w:rsidR="009F18C8" w:rsidRPr="00BC56DF">
          <w:rPr>
            <w:rFonts w:ascii="Arial" w:hAnsi="Arial" w:cs="Arial"/>
            <w:sz w:val="24"/>
            <w:szCs w:val="24"/>
            <w:lang w:val="it-IT"/>
            <w:rPrChange w:id="1474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che </w:t>
        </w:r>
      </w:ins>
      <w:ins w:id="1475" w:author="Enrico Monte" w:date="2019-01-20T16:45:00Z">
        <w:r w:rsidR="009D59E7" w:rsidRPr="00BC56DF">
          <w:rPr>
            <w:rFonts w:ascii="Arial" w:hAnsi="Arial" w:cs="Arial"/>
            <w:sz w:val="24"/>
            <w:szCs w:val="24"/>
            <w:lang w:val="it-IT"/>
            <w:rPrChange w:id="1476" w:author="Stefano Florio" w:date="2019-01-20T19:34:00Z">
              <w:rPr>
                <w:rFonts w:ascii="Arial" w:hAnsi="Arial" w:cs="Arial"/>
                <w:lang w:val="it-IT"/>
              </w:rPr>
            </w:rPrChange>
          </w:rPr>
          <w:t>non hanno un elevato livello di as</w:t>
        </w:r>
      </w:ins>
      <w:ins w:id="1477" w:author="Enrico Monte" w:date="2019-01-20T16:46:00Z">
        <w:r w:rsidR="009D59E7" w:rsidRPr="00BC56DF">
          <w:rPr>
            <w:rFonts w:ascii="Arial" w:hAnsi="Arial" w:cs="Arial"/>
            <w:sz w:val="24"/>
            <w:szCs w:val="24"/>
            <w:lang w:val="it-IT"/>
            <w:rPrChange w:id="1478" w:author="Stefano Florio" w:date="2019-01-20T19:34:00Z">
              <w:rPr>
                <w:rFonts w:ascii="Arial" w:hAnsi="Arial" w:cs="Arial"/>
                <w:lang w:val="it-IT"/>
              </w:rPr>
            </w:rPrChange>
          </w:rPr>
          <w:t>trazione dal</w:t>
        </w:r>
        <w:r w:rsidR="009F18C8" w:rsidRPr="00BC56DF">
          <w:rPr>
            <w:rFonts w:ascii="Arial" w:hAnsi="Arial" w:cs="Arial"/>
            <w:sz w:val="24"/>
            <w:szCs w:val="24"/>
            <w:lang w:val="it-IT"/>
            <w:rPrChange w:id="1479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 linguaggio macchina.</w:t>
        </w:r>
      </w:ins>
    </w:p>
    <w:p w:rsidR="00146198" w:rsidRPr="00BC56DF" w:rsidRDefault="009F18C8" w:rsidP="00146198">
      <w:pPr>
        <w:pStyle w:val="Paragrafoelenco"/>
        <w:rPr>
          <w:ins w:id="1480" w:author="Enrico Monte" w:date="2019-01-20T17:44:00Z"/>
          <w:rFonts w:ascii="Arial" w:hAnsi="Arial" w:cs="Arial"/>
          <w:sz w:val="24"/>
          <w:szCs w:val="24"/>
          <w:lang w:val="it-IT"/>
          <w:rPrChange w:id="1481" w:author="Stefano Florio" w:date="2019-01-20T19:34:00Z">
            <w:rPr>
              <w:ins w:id="1482" w:author="Enrico Monte" w:date="2019-01-20T17:44:00Z"/>
              <w:rFonts w:ascii="Arial" w:hAnsi="Arial" w:cs="Arial"/>
              <w:lang w:val="it-IT"/>
            </w:rPr>
          </w:rPrChange>
        </w:rPr>
      </w:pPr>
      <w:ins w:id="1483" w:author="Enrico Monte" w:date="2019-01-20T16:55:00Z">
        <w:r w:rsidRPr="00BC56DF">
          <w:rPr>
            <w:rFonts w:ascii="Arial" w:hAnsi="Arial" w:cs="Arial"/>
            <w:sz w:val="24"/>
            <w:szCs w:val="24"/>
            <w:lang w:val="it-IT"/>
            <w:rPrChange w:id="1484" w:author="Stefano Florio" w:date="2019-01-20T19:34:00Z">
              <w:rPr>
                <w:rFonts w:ascii="Arial" w:hAnsi="Arial" w:cs="Arial"/>
                <w:lang w:val="it-IT"/>
              </w:rPr>
            </w:rPrChange>
          </w:rPr>
          <w:t>Come ultima caratterist</w:t>
        </w:r>
      </w:ins>
      <w:ins w:id="1485" w:author="Enrico Monte" w:date="2019-01-20T17:13:00Z">
        <w:r w:rsidR="002C7E83" w:rsidRPr="00BC56DF">
          <w:rPr>
            <w:rFonts w:ascii="Arial" w:hAnsi="Arial" w:cs="Arial"/>
            <w:sz w:val="24"/>
            <w:szCs w:val="24"/>
            <w:lang w:val="it-IT"/>
            <w:rPrChange w:id="1486" w:author="Stefano Florio" w:date="2019-01-20T19:34:00Z">
              <w:rPr>
                <w:rFonts w:ascii="Arial" w:hAnsi="Arial" w:cs="Arial"/>
                <w:lang w:val="it-IT"/>
              </w:rPr>
            </w:rPrChange>
          </w:rPr>
          <w:t>ica</w:t>
        </w:r>
      </w:ins>
      <w:ins w:id="1487" w:author="Enrico Monte" w:date="2019-01-20T16:55:00Z">
        <w:r w:rsidRPr="00BC56DF">
          <w:rPr>
            <w:rFonts w:ascii="Arial" w:hAnsi="Arial" w:cs="Arial"/>
            <w:sz w:val="24"/>
            <w:szCs w:val="24"/>
            <w:lang w:val="it-IT"/>
            <w:rPrChange w:id="1488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 che ci</w:t>
        </w:r>
      </w:ins>
      <w:ins w:id="1489" w:author="Enrico Monte" w:date="2019-01-20T17:05:00Z">
        <w:r w:rsidR="009D750B" w:rsidRPr="00BC56DF">
          <w:rPr>
            <w:rFonts w:ascii="Arial" w:hAnsi="Arial" w:cs="Arial"/>
            <w:sz w:val="24"/>
            <w:szCs w:val="24"/>
            <w:lang w:val="it-IT"/>
            <w:rPrChange w:id="1490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 ha</w:t>
        </w:r>
      </w:ins>
      <w:ins w:id="1491" w:author="Enrico Monte" w:date="2019-01-20T16:55:00Z">
        <w:r w:rsidRPr="00BC56DF">
          <w:rPr>
            <w:rFonts w:ascii="Arial" w:hAnsi="Arial" w:cs="Arial"/>
            <w:sz w:val="24"/>
            <w:szCs w:val="24"/>
            <w:lang w:val="it-IT"/>
            <w:rPrChange w:id="1492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 aiutato a sceglier</w:t>
        </w:r>
      </w:ins>
      <w:ins w:id="1493" w:author="Enrico Monte" w:date="2019-01-20T16:56:00Z">
        <w:r w:rsidRPr="00BC56DF">
          <w:rPr>
            <w:rFonts w:ascii="Arial" w:hAnsi="Arial" w:cs="Arial"/>
            <w:sz w:val="24"/>
            <w:szCs w:val="24"/>
            <w:lang w:val="it-IT"/>
            <w:rPrChange w:id="1494" w:author="Stefano Florio" w:date="2019-01-20T19:34:00Z">
              <w:rPr>
                <w:rFonts w:ascii="Arial" w:hAnsi="Arial" w:cs="Arial"/>
                <w:lang w:val="it-IT"/>
              </w:rPr>
            </w:rPrChange>
          </w:rPr>
          <w:t>e abbiamo considerato che</w:t>
        </w:r>
      </w:ins>
      <w:ins w:id="1495" w:author="Enrico Monte" w:date="2019-01-20T16:49:00Z">
        <w:r w:rsidRPr="00BC56DF">
          <w:rPr>
            <w:rFonts w:ascii="Arial" w:hAnsi="Arial" w:cs="Arial"/>
            <w:sz w:val="24"/>
            <w:szCs w:val="24"/>
            <w:lang w:val="it-IT"/>
            <w:rPrChange w:id="1496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 java è un linguaggio </w:t>
        </w:r>
        <w:r w:rsidRPr="00BC56DF">
          <w:rPr>
            <w:rFonts w:ascii="Arial" w:hAnsi="Arial" w:cs="Arial"/>
            <w:i/>
            <w:sz w:val="24"/>
            <w:szCs w:val="24"/>
            <w:lang w:val="it-IT"/>
            <w:rPrChange w:id="1497" w:author="Stefano Florio" w:date="2019-01-20T19:34:00Z">
              <w:rPr>
                <w:rFonts w:ascii="Arial" w:hAnsi="Arial" w:cs="Arial"/>
                <w:lang w:val="it-IT"/>
              </w:rPr>
            </w:rPrChange>
          </w:rPr>
          <w:t>orientato agli oggetti</w:t>
        </w:r>
      </w:ins>
      <w:ins w:id="1498" w:author="Enrico Monte" w:date="2019-01-20T16:56:00Z">
        <w:r w:rsidRPr="00BC56DF">
          <w:rPr>
            <w:rFonts w:ascii="Arial" w:hAnsi="Arial" w:cs="Arial"/>
            <w:sz w:val="24"/>
            <w:szCs w:val="24"/>
            <w:lang w:val="it-IT"/>
            <w:rPrChange w:id="1499" w:author="Stefano Florio" w:date="2019-01-20T19:34:00Z">
              <w:rPr>
                <w:rFonts w:ascii="Arial" w:hAnsi="Arial" w:cs="Arial"/>
                <w:lang w:val="it-IT"/>
              </w:rPr>
            </w:rPrChange>
          </w:rPr>
          <w:t>,</w:t>
        </w:r>
      </w:ins>
      <w:ins w:id="1500" w:author="Enrico Monte" w:date="2019-01-20T16:49:00Z">
        <w:r w:rsidRPr="00BC56DF">
          <w:rPr>
            <w:rFonts w:ascii="Arial" w:hAnsi="Arial" w:cs="Arial"/>
            <w:sz w:val="24"/>
            <w:szCs w:val="24"/>
            <w:lang w:val="it-IT"/>
            <w:rPrChange w:id="1501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 quindi</w:t>
        </w:r>
      </w:ins>
      <w:ins w:id="1502" w:author="Enrico Monte" w:date="2019-01-20T16:50:00Z">
        <w:r w:rsidRPr="00BC56DF">
          <w:rPr>
            <w:rFonts w:ascii="Arial" w:hAnsi="Arial" w:cs="Arial"/>
            <w:sz w:val="24"/>
            <w:szCs w:val="24"/>
            <w:lang w:val="it-IT"/>
            <w:rPrChange w:id="1503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 adatta nel nostro caso, in cui </w:t>
        </w:r>
      </w:ins>
      <w:ins w:id="1504" w:author="Enrico Monte" w:date="2019-01-20T17:07:00Z">
        <w:r w:rsidR="009D750B" w:rsidRPr="00BC56DF">
          <w:rPr>
            <w:rFonts w:ascii="Arial" w:hAnsi="Arial" w:cs="Arial"/>
            <w:sz w:val="24"/>
            <w:szCs w:val="24"/>
            <w:lang w:val="it-IT"/>
            <w:rPrChange w:id="1505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tramite le classi si possono </w:t>
        </w:r>
      </w:ins>
      <w:ins w:id="1506" w:author="Enrico Monte" w:date="2019-01-20T17:08:00Z">
        <w:r w:rsidR="002C7E83" w:rsidRPr="00BC56DF">
          <w:rPr>
            <w:rFonts w:ascii="Arial" w:hAnsi="Arial" w:cs="Arial"/>
            <w:sz w:val="24"/>
            <w:szCs w:val="24"/>
            <w:lang w:val="it-IT"/>
            <w:rPrChange w:id="1507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meglio </w:t>
        </w:r>
      </w:ins>
      <w:ins w:id="1508" w:author="Enrico Monte" w:date="2019-01-20T17:07:00Z">
        <w:r w:rsidR="009D750B" w:rsidRPr="00BC56DF">
          <w:rPr>
            <w:rFonts w:ascii="Arial" w:hAnsi="Arial" w:cs="Arial"/>
            <w:sz w:val="24"/>
            <w:szCs w:val="24"/>
            <w:lang w:val="it-IT"/>
            <w:rPrChange w:id="1509" w:author="Stefano Florio" w:date="2019-01-20T19:34:00Z">
              <w:rPr>
                <w:rFonts w:ascii="Arial" w:hAnsi="Arial" w:cs="Arial"/>
                <w:lang w:val="it-IT"/>
              </w:rPr>
            </w:rPrChange>
          </w:rPr>
          <w:t>gestire e distinguere</w:t>
        </w:r>
      </w:ins>
      <w:ins w:id="1510" w:author="Enrico Monte" w:date="2019-01-20T16:52:00Z">
        <w:r w:rsidRPr="00BC56DF">
          <w:rPr>
            <w:rFonts w:ascii="Arial" w:hAnsi="Arial" w:cs="Arial"/>
            <w:sz w:val="24"/>
            <w:szCs w:val="24"/>
            <w:lang w:val="it-IT"/>
            <w:rPrChange w:id="1511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 le varie componenti del sistema e le relative relazioni</w:t>
        </w:r>
      </w:ins>
      <w:ins w:id="1512" w:author="Enrico Monte" w:date="2019-01-20T17:08:00Z">
        <w:r w:rsidR="002C7E83" w:rsidRPr="00BC56DF">
          <w:rPr>
            <w:rFonts w:ascii="Arial" w:hAnsi="Arial" w:cs="Arial"/>
            <w:sz w:val="24"/>
            <w:szCs w:val="24"/>
            <w:lang w:val="it-IT"/>
            <w:rPrChange w:id="1513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 e funzioni</w:t>
        </w:r>
      </w:ins>
      <w:ins w:id="1514" w:author="Enrico Monte" w:date="2019-01-20T16:52:00Z">
        <w:r w:rsidRPr="00BC56DF">
          <w:rPr>
            <w:rFonts w:ascii="Arial" w:hAnsi="Arial" w:cs="Arial"/>
            <w:sz w:val="24"/>
            <w:szCs w:val="24"/>
            <w:lang w:val="it-IT"/>
            <w:rPrChange w:id="1515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. </w:t>
        </w:r>
      </w:ins>
    </w:p>
    <w:p w:rsidR="0036087D" w:rsidRPr="00BC56DF" w:rsidRDefault="0036087D">
      <w:pPr>
        <w:pStyle w:val="Paragrafoelenco"/>
        <w:rPr>
          <w:ins w:id="1516" w:author="Enrico Monte" w:date="2019-01-20T16:03:00Z"/>
          <w:rFonts w:ascii="Arial" w:hAnsi="Arial" w:cs="Arial"/>
          <w:sz w:val="24"/>
          <w:szCs w:val="24"/>
          <w:lang w:val="it-IT"/>
          <w:rPrChange w:id="1517" w:author="Stefano Florio" w:date="2019-01-20T19:34:00Z">
            <w:rPr>
              <w:ins w:id="1518" w:author="Enrico Monte" w:date="2019-01-20T16:03:00Z"/>
              <w:rFonts w:ascii="Arial" w:hAnsi="Arial" w:cs="Arial"/>
              <w:lang w:val="it-IT"/>
            </w:rPr>
          </w:rPrChange>
        </w:rPr>
        <w:pPrChange w:id="1519" w:author="Enrico Monte" w:date="2019-01-20T16:24:00Z">
          <w:pPr>
            <w:pStyle w:val="Paragrafoelenco"/>
            <w:numPr>
              <w:numId w:val="47"/>
            </w:numPr>
            <w:ind w:hanging="360"/>
          </w:pPr>
        </w:pPrChange>
      </w:pPr>
    </w:p>
    <w:p w:rsidR="00A4119F" w:rsidRPr="00BC56DF" w:rsidRDefault="00A4119F">
      <w:pPr>
        <w:pStyle w:val="Paragrafoelenco"/>
        <w:numPr>
          <w:ilvl w:val="0"/>
          <w:numId w:val="47"/>
        </w:numPr>
        <w:rPr>
          <w:ins w:id="1520" w:author="Enrico Monte" w:date="2019-01-20T17:13:00Z"/>
          <w:rFonts w:ascii="Arial" w:hAnsi="Arial" w:cs="Arial"/>
          <w:b/>
          <w:sz w:val="24"/>
          <w:szCs w:val="24"/>
          <w:lang w:val="it-IT"/>
          <w:rPrChange w:id="1521" w:author="Stefano Florio" w:date="2019-01-20T19:34:00Z">
            <w:rPr>
              <w:ins w:id="1522" w:author="Enrico Monte" w:date="2019-01-20T17:13:00Z"/>
              <w:rFonts w:ascii="Arial" w:hAnsi="Arial" w:cs="Arial"/>
              <w:lang w:val="it-IT"/>
            </w:rPr>
          </w:rPrChange>
        </w:rPr>
        <w:pPrChange w:id="1523" w:author="Stefano Florio" w:date="2019-01-20T19:31:00Z">
          <w:pPr>
            <w:pStyle w:val="Paragrafoelenco"/>
            <w:numPr>
              <w:numId w:val="49"/>
            </w:numPr>
            <w:ind w:hanging="360"/>
          </w:pPr>
        </w:pPrChange>
      </w:pPr>
      <w:proofErr w:type="spellStart"/>
      <w:ins w:id="1524" w:author="Enrico Monte" w:date="2019-01-20T16:03:00Z">
        <w:r w:rsidRPr="00BC56DF">
          <w:rPr>
            <w:rFonts w:ascii="Arial" w:hAnsi="Arial" w:cs="Arial"/>
            <w:b/>
            <w:sz w:val="24"/>
            <w:szCs w:val="24"/>
            <w:lang w:val="it-IT"/>
            <w:rPrChange w:id="1525" w:author="Stefano Florio" w:date="2019-01-20T19:34:00Z">
              <w:rPr>
                <w:rFonts w:ascii="Arial" w:hAnsi="Arial" w:cs="Arial"/>
                <w:lang w:val="it-IT"/>
              </w:rPr>
            </w:rPrChange>
          </w:rPr>
          <w:t>Java</w:t>
        </w:r>
        <w:del w:id="1526" w:author="Stefano Florio" w:date="2019-01-20T19:36:00Z">
          <w:r w:rsidRPr="00BC56DF" w:rsidDel="00043250">
            <w:rPr>
              <w:rFonts w:ascii="Arial" w:hAnsi="Arial" w:cs="Arial"/>
              <w:b/>
              <w:sz w:val="24"/>
              <w:szCs w:val="24"/>
              <w:lang w:val="it-IT"/>
              <w:rPrChange w:id="1527" w:author="Stefano Florio" w:date="2019-01-20T19:34:00Z">
                <w:rPr>
                  <w:rFonts w:ascii="Arial" w:hAnsi="Arial" w:cs="Arial"/>
                  <w:lang w:val="it-IT"/>
                </w:rPr>
              </w:rPrChange>
            </w:rPr>
            <w:delText xml:space="preserve"> </w:delText>
          </w:r>
        </w:del>
        <w:r w:rsidRPr="00BC56DF">
          <w:rPr>
            <w:rFonts w:ascii="Arial" w:hAnsi="Arial" w:cs="Arial"/>
            <w:b/>
            <w:sz w:val="24"/>
            <w:szCs w:val="24"/>
            <w:lang w:val="it-IT"/>
            <w:rPrChange w:id="1528" w:author="Stefano Florio" w:date="2019-01-20T19:34:00Z">
              <w:rPr>
                <w:rFonts w:ascii="Arial" w:hAnsi="Arial" w:cs="Arial"/>
                <w:lang w:val="it-IT"/>
              </w:rPr>
            </w:rPrChange>
          </w:rPr>
          <w:t>FX</w:t>
        </w:r>
      </w:ins>
      <w:proofErr w:type="spellEnd"/>
    </w:p>
    <w:p w:rsidR="00EE7BDF" w:rsidRPr="00BC56DF" w:rsidRDefault="002C7E83" w:rsidP="00EE7BDF">
      <w:pPr>
        <w:pStyle w:val="Paragrafoelenco"/>
        <w:rPr>
          <w:ins w:id="1529" w:author="Enrico Monte" w:date="2019-01-20T17:15:00Z"/>
          <w:rFonts w:ascii="Arial" w:hAnsi="Arial" w:cs="Arial"/>
          <w:sz w:val="24"/>
          <w:szCs w:val="24"/>
          <w:lang w:val="it-IT"/>
          <w:rPrChange w:id="1530" w:author="Stefano Florio" w:date="2019-01-20T19:34:00Z">
            <w:rPr>
              <w:ins w:id="1531" w:author="Enrico Monte" w:date="2019-01-20T17:15:00Z"/>
              <w:rFonts w:ascii="Arial" w:hAnsi="Arial" w:cs="Arial"/>
              <w:lang w:val="it-IT"/>
            </w:rPr>
          </w:rPrChange>
        </w:rPr>
      </w:pPr>
      <w:ins w:id="1532" w:author="Enrico Monte" w:date="2019-01-20T17:13:00Z">
        <w:r w:rsidRPr="00BC56DF">
          <w:rPr>
            <w:rFonts w:ascii="Arial" w:hAnsi="Arial" w:cs="Arial"/>
            <w:sz w:val="24"/>
            <w:szCs w:val="24"/>
            <w:lang w:val="it-IT"/>
            <w:rPrChange w:id="1533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Per quanto riguarda lo sviluppo della grafica del sistema abbiamo scelto </w:t>
        </w:r>
        <w:proofErr w:type="spellStart"/>
        <w:r w:rsidRPr="00BC56DF">
          <w:rPr>
            <w:rFonts w:ascii="Arial" w:hAnsi="Arial" w:cs="Arial"/>
            <w:sz w:val="24"/>
            <w:szCs w:val="24"/>
            <w:lang w:val="it-IT"/>
            <w:rPrChange w:id="1534" w:author="Stefano Florio" w:date="2019-01-20T19:34:00Z">
              <w:rPr>
                <w:rFonts w:ascii="Arial" w:hAnsi="Arial" w:cs="Arial"/>
                <w:lang w:val="it-IT"/>
              </w:rPr>
            </w:rPrChange>
          </w:rPr>
          <w:t>J</w:t>
        </w:r>
      </w:ins>
      <w:ins w:id="1535" w:author="Stefano Florio" w:date="2019-01-20T19:36:00Z">
        <w:r w:rsidR="00043250">
          <w:rPr>
            <w:rFonts w:ascii="Arial" w:hAnsi="Arial" w:cs="Arial"/>
            <w:sz w:val="24"/>
            <w:szCs w:val="24"/>
            <w:lang w:val="it-IT"/>
          </w:rPr>
          <w:t>ava</w:t>
        </w:r>
      </w:ins>
      <w:ins w:id="1536" w:author="Enrico Monte" w:date="2019-01-20T17:13:00Z">
        <w:del w:id="1537" w:author="Stefano Florio" w:date="2019-01-20T19:36:00Z">
          <w:r w:rsidRPr="00BC56DF" w:rsidDel="00043250">
            <w:rPr>
              <w:rFonts w:ascii="Arial" w:hAnsi="Arial" w:cs="Arial"/>
              <w:sz w:val="24"/>
              <w:szCs w:val="24"/>
              <w:lang w:val="it-IT"/>
              <w:rPrChange w:id="1538" w:author="Stefano Florio" w:date="2019-01-20T19:34:00Z">
                <w:rPr>
                  <w:rFonts w:ascii="Arial" w:hAnsi="Arial" w:cs="Arial"/>
                  <w:lang w:val="it-IT"/>
                </w:rPr>
              </w:rPrChange>
            </w:rPr>
            <w:delText xml:space="preserve">AVA </w:delText>
          </w:r>
        </w:del>
        <w:r w:rsidRPr="00BC56DF">
          <w:rPr>
            <w:rFonts w:ascii="Arial" w:hAnsi="Arial" w:cs="Arial"/>
            <w:sz w:val="24"/>
            <w:szCs w:val="24"/>
            <w:lang w:val="it-IT"/>
            <w:rPrChange w:id="1539" w:author="Stefano Florio" w:date="2019-01-20T19:34:00Z">
              <w:rPr>
                <w:rFonts w:ascii="Arial" w:hAnsi="Arial" w:cs="Arial"/>
                <w:lang w:val="it-IT"/>
              </w:rPr>
            </w:rPrChange>
          </w:rPr>
          <w:t>FX</w:t>
        </w:r>
        <w:proofErr w:type="spellEnd"/>
        <w:r w:rsidRPr="00BC56DF">
          <w:rPr>
            <w:rFonts w:ascii="Arial" w:hAnsi="Arial" w:cs="Arial"/>
            <w:sz w:val="24"/>
            <w:szCs w:val="24"/>
            <w:lang w:val="it-IT"/>
            <w:rPrChange w:id="1540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 in quanto si spo</w:t>
        </w:r>
      </w:ins>
      <w:ins w:id="1541" w:author="Enrico Monte" w:date="2019-01-20T17:14:00Z">
        <w:r w:rsidRPr="00BC56DF">
          <w:rPr>
            <w:rFonts w:ascii="Arial" w:hAnsi="Arial" w:cs="Arial"/>
            <w:sz w:val="24"/>
            <w:szCs w:val="24"/>
            <w:lang w:val="it-IT"/>
            <w:rPrChange w:id="1542" w:author="Stefano Florio" w:date="2019-01-20T19:34:00Z">
              <w:rPr>
                <w:rFonts w:ascii="Arial" w:hAnsi="Arial" w:cs="Arial"/>
                <w:lang w:val="it-IT"/>
              </w:rPr>
            </w:rPrChange>
          </w:rPr>
          <w:t>sa con il linguaggio di sviluppo java</w:t>
        </w:r>
      </w:ins>
      <w:ins w:id="1543" w:author="Enrico Monte" w:date="2019-01-20T17:22:00Z">
        <w:r w:rsidR="00EA473A" w:rsidRPr="00BC56DF">
          <w:rPr>
            <w:rFonts w:ascii="Arial" w:hAnsi="Arial" w:cs="Arial"/>
            <w:sz w:val="24"/>
            <w:szCs w:val="24"/>
            <w:lang w:val="it-IT"/>
            <w:rPrChange w:id="1544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 essendo basato su quest’ultimo,</w:t>
        </w:r>
      </w:ins>
      <w:ins w:id="1545" w:author="Enrico Monte" w:date="2019-01-20T17:14:00Z">
        <w:r w:rsidRPr="00BC56DF">
          <w:rPr>
            <w:rFonts w:ascii="Arial" w:hAnsi="Arial" w:cs="Arial"/>
            <w:sz w:val="24"/>
            <w:szCs w:val="24"/>
            <w:lang w:val="it-IT"/>
            <w:rPrChange w:id="1546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 ed in combinazione con esso permette di creare applicazioni all’avanguardia.</w:t>
        </w:r>
      </w:ins>
      <w:ins w:id="1547" w:author="Enrico Monte" w:date="2019-01-20T17:15:00Z">
        <w:r w:rsidR="00EE7BDF" w:rsidRPr="00BC56DF">
          <w:rPr>
            <w:rFonts w:ascii="Arial" w:hAnsi="Arial" w:cs="Arial"/>
            <w:sz w:val="24"/>
            <w:szCs w:val="24"/>
            <w:lang w:val="it-IT"/>
            <w:rPrChange w:id="1548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 </w:t>
        </w:r>
      </w:ins>
    </w:p>
    <w:p w:rsidR="00EE7BDF" w:rsidRPr="00BC56DF" w:rsidRDefault="00EE7BDF">
      <w:pPr>
        <w:pStyle w:val="Paragrafoelenco"/>
        <w:rPr>
          <w:ins w:id="1549" w:author="Enrico Monte" w:date="2019-01-20T17:15:00Z"/>
          <w:rFonts w:ascii="Arial" w:hAnsi="Arial" w:cs="Arial"/>
          <w:lang w:val="it-IT"/>
          <w:rPrChange w:id="1550" w:author="Stefano Florio" w:date="2019-01-20T19:34:00Z">
            <w:rPr>
              <w:ins w:id="1551" w:author="Enrico Monte" w:date="2019-01-20T17:15:00Z"/>
              <w:lang w:val="it-IT"/>
            </w:rPr>
          </w:rPrChange>
        </w:rPr>
        <w:pPrChange w:id="1552" w:author="Enrico Monte" w:date="2019-01-20T17:15:00Z">
          <w:pPr/>
        </w:pPrChange>
      </w:pPr>
      <w:proofErr w:type="spellStart"/>
      <w:ins w:id="1553" w:author="Enrico Monte" w:date="2019-01-20T17:15:00Z">
        <w:r w:rsidRPr="00BC56DF">
          <w:rPr>
            <w:rFonts w:ascii="Arial" w:hAnsi="Arial" w:cs="Arial"/>
            <w:sz w:val="24"/>
            <w:szCs w:val="24"/>
            <w:lang w:val="it-IT"/>
          </w:rPr>
          <w:t>J</w:t>
        </w:r>
        <w:r w:rsidRPr="00BC56DF">
          <w:rPr>
            <w:rFonts w:ascii="Arial" w:hAnsi="Arial" w:cs="Arial"/>
            <w:sz w:val="24"/>
            <w:szCs w:val="24"/>
            <w:lang w:val="it-IT"/>
            <w:rPrChange w:id="1554" w:author="Stefano Florio" w:date="2019-01-20T19:34:00Z">
              <w:rPr>
                <w:lang w:val="it-IT"/>
              </w:rPr>
            </w:rPrChange>
          </w:rPr>
          <w:t>avaFX</w:t>
        </w:r>
        <w:proofErr w:type="spellEnd"/>
        <w:r w:rsidRPr="00BC56DF">
          <w:rPr>
            <w:rFonts w:ascii="Arial" w:hAnsi="Arial" w:cs="Arial"/>
            <w:sz w:val="24"/>
            <w:szCs w:val="24"/>
            <w:lang w:val="it-IT"/>
            <w:rPrChange w:id="1555" w:author="Stefano Florio" w:date="2019-01-20T19:34:00Z">
              <w:rPr>
                <w:lang w:val="it-IT"/>
              </w:rPr>
            </w:rPrChange>
          </w:rPr>
          <w:t xml:space="preserve"> oltre ad una grande libreria di funzionalità</w:t>
        </w:r>
      </w:ins>
      <w:ins w:id="1556" w:author="Enrico Monte" w:date="2019-01-20T17:22:00Z">
        <w:r w:rsidR="00EA473A" w:rsidRPr="00BC56DF">
          <w:rPr>
            <w:rFonts w:ascii="Arial" w:hAnsi="Arial" w:cs="Arial"/>
            <w:sz w:val="24"/>
            <w:szCs w:val="24"/>
            <w:lang w:val="it-IT"/>
          </w:rPr>
          <w:t xml:space="preserve"> grafiche</w:t>
        </w:r>
      </w:ins>
      <w:ins w:id="1557" w:author="Enrico Monte" w:date="2019-01-20T17:15:00Z">
        <w:r w:rsidRPr="00BC56DF">
          <w:rPr>
            <w:rFonts w:ascii="Arial" w:hAnsi="Arial" w:cs="Arial"/>
            <w:sz w:val="24"/>
            <w:szCs w:val="24"/>
            <w:lang w:val="it-IT"/>
            <w:rPrChange w:id="1558" w:author="Stefano Florio" w:date="2019-01-20T19:34:00Z">
              <w:rPr>
                <w:lang w:val="it-IT"/>
              </w:rPr>
            </w:rPrChange>
          </w:rPr>
          <w:t xml:space="preserve">, utilizza un </w:t>
        </w:r>
      </w:ins>
      <w:ins w:id="1559" w:author="Enrico Monte" w:date="2019-01-20T17:23:00Z">
        <w:r w:rsidR="00EA473A" w:rsidRPr="00BC56DF">
          <w:rPr>
            <w:rFonts w:ascii="Arial" w:hAnsi="Arial" w:cs="Arial"/>
            <w:sz w:val="24"/>
            <w:szCs w:val="24"/>
            <w:lang w:val="it-IT"/>
          </w:rPr>
          <w:t xml:space="preserve">vero e </w:t>
        </w:r>
      </w:ins>
      <w:ins w:id="1560" w:author="Enrico Monte" w:date="2019-01-20T17:15:00Z">
        <w:r w:rsidRPr="00BC56DF">
          <w:rPr>
            <w:rFonts w:ascii="Arial" w:hAnsi="Arial" w:cs="Arial"/>
            <w:sz w:val="24"/>
            <w:szCs w:val="24"/>
            <w:lang w:val="it-IT"/>
            <w:rPrChange w:id="1561" w:author="Stefano Florio" w:date="2019-01-20T19:34:00Z">
              <w:rPr>
                <w:lang w:val="it-IT"/>
              </w:rPr>
            </w:rPrChange>
          </w:rPr>
          <w:t>proprio linguaggio</w:t>
        </w:r>
      </w:ins>
      <w:ins w:id="1562" w:author="Enrico Monte" w:date="2019-01-20T17:23:00Z">
        <w:r w:rsidR="00EA473A" w:rsidRPr="00BC56DF">
          <w:rPr>
            <w:rFonts w:ascii="Arial" w:hAnsi="Arial" w:cs="Arial"/>
            <w:sz w:val="24"/>
            <w:szCs w:val="24"/>
            <w:lang w:val="it-IT"/>
          </w:rPr>
          <w:t xml:space="preserve"> chiamato</w:t>
        </w:r>
      </w:ins>
      <w:ins w:id="1563" w:author="Enrico Monte" w:date="2019-01-20T17:15:00Z">
        <w:r w:rsidRPr="00BC56DF">
          <w:rPr>
            <w:rFonts w:ascii="Arial" w:hAnsi="Arial" w:cs="Arial"/>
            <w:sz w:val="24"/>
            <w:szCs w:val="24"/>
            <w:lang w:val="it-IT"/>
            <w:rPrChange w:id="1564" w:author="Stefano Florio" w:date="2019-01-20T19:34:00Z">
              <w:rPr>
                <w:lang w:val="it-IT"/>
              </w:rPr>
            </w:rPrChange>
          </w:rPr>
          <w:t xml:space="preserve"> “java</w:t>
        </w:r>
      </w:ins>
      <w:ins w:id="1565" w:author="Enrico Monte" w:date="2019-01-20T17:23:00Z">
        <w:r w:rsidR="00EA473A" w:rsidRPr="00BC56DF">
          <w:rPr>
            <w:rFonts w:ascii="Arial" w:hAnsi="Arial" w:cs="Arial"/>
            <w:sz w:val="24"/>
            <w:szCs w:val="24"/>
            <w:lang w:val="it-IT"/>
          </w:rPr>
          <w:t xml:space="preserve"> </w:t>
        </w:r>
      </w:ins>
      <w:ins w:id="1566" w:author="Enrico Monte" w:date="2019-01-20T17:15:00Z">
        <w:r w:rsidRPr="00BC56DF">
          <w:rPr>
            <w:rFonts w:ascii="Arial" w:hAnsi="Arial" w:cs="Arial"/>
            <w:sz w:val="24"/>
            <w:szCs w:val="24"/>
            <w:lang w:val="it-IT"/>
            <w:rPrChange w:id="1567" w:author="Stefano Florio" w:date="2019-01-20T19:34:00Z">
              <w:rPr>
                <w:lang w:val="it-IT"/>
              </w:rPr>
            </w:rPrChange>
          </w:rPr>
          <w:t xml:space="preserve">FX script” orientato alla programmazione grafica e rende lo sviluppo di </w:t>
        </w:r>
      </w:ins>
      <w:ins w:id="1568" w:author="Enrico Monte" w:date="2019-01-20T17:23:00Z">
        <w:r w:rsidR="00EA473A" w:rsidRPr="00BC56DF">
          <w:rPr>
            <w:rFonts w:ascii="Arial" w:hAnsi="Arial" w:cs="Arial"/>
            <w:sz w:val="24"/>
            <w:szCs w:val="24"/>
            <w:lang w:val="it-IT"/>
          </w:rPr>
          <w:t xml:space="preserve">applicazioni </w:t>
        </w:r>
      </w:ins>
      <w:ins w:id="1569" w:author="Enrico Monte" w:date="2019-01-20T17:15:00Z">
        <w:r w:rsidRPr="00BC56DF">
          <w:rPr>
            <w:rFonts w:ascii="Arial" w:hAnsi="Arial" w:cs="Arial"/>
            <w:sz w:val="24"/>
            <w:szCs w:val="24"/>
            <w:lang w:val="it-IT"/>
            <w:rPrChange w:id="1570" w:author="Stefano Florio" w:date="2019-01-20T19:34:00Z">
              <w:rPr>
                <w:lang w:val="it-IT"/>
              </w:rPr>
            </w:rPrChange>
          </w:rPr>
          <w:t>grafiche</w:t>
        </w:r>
      </w:ins>
      <w:ins w:id="1571" w:author="Enrico Monte" w:date="2019-01-20T17:23:00Z">
        <w:r w:rsidR="00EA473A" w:rsidRPr="00BC56DF">
          <w:rPr>
            <w:rFonts w:ascii="Arial" w:hAnsi="Arial" w:cs="Arial"/>
            <w:sz w:val="24"/>
            <w:szCs w:val="24"/>
            <w:lang w:val="it-IT"/>
          </w:rPr>
          <w:t xml:space="preserve"> particolarmente</w:t>
        </w:r>
      </w:ins>
      <w:ins w:id="1572" w:author="Enrico Monte" w:date="2019-01-20T17:15:00Z">
        <w:r w:rsidRPr="00BC56DF">
          <w:rPr>
            <w:rFonts w:ascii="Arial" w:hAnsi="Arial" w:cs="Arial"/>
            <w:sz w:val="24"/>
            <w:szCs w:val="24"/>
            <w:lang w:val="it-IT"/>
            <w:rPrChange w:id="1573" w:author="Stefano Florio" w:date="2019-01-20T19:34:00Z">
              <w:rPr>
                <w:lang w:val="it-IT"/>
              </w:rPr>
            </w:rPrChange>
          </w:rPr>
          <w:t xml:space="preserve"> agevolato.</w:t>
        </w:r>
      </w:ins>
    </w:p>
    <w:p w:rsidR="001D7AD0" w:rsidRPr="00BC56DF" w:rsidDel="001D7AD0" w:rsidRDefault="00EE7BDF" w:rsidP="001D7AD0">
      <w:pPr>
        <w:pStyle w:val="Paragrafoelenco"/>
        <w:rPr>
          <w:del w:id="1574" w:author="Enrico Monte" w:date="2019-01-20T17:31:00Z"/>
          <w:rFonts w:ascii="Arial" w:hAnsi="Arial" w:cs="Arial"/>
          <w:sz w:val="24"/>
          <w:szCs w:val="24"/>
          <w:lang w:val="it-IT"/>
          <w:rPrChange w:id="1575" w:author="Stefano Florio" w:date="2019-01-20T19:34:00Z">
            <w:rPr>
              <w:del w:id="1576" w:author="Enrico Monte" w:date="2019-01-20T17:31:00Z"/>
              <w:rFonts w:ascii="Arial" w:hAnsi="Arial" w:cs="Arial"/>
              <w:lang w:val="it-IT"/>
            </w:rPr>
          </w:rPrChange>
        </w:rPr>
      </w:pPr>
      <w:ins w:id="1577" w:author="Enrico Monte" w:date="2019-01-20T17:15:00Z">
        <w:r w:rsidRPr="00BC56DF">
          <w:rPr>
            <w:rFonts w:ascii="Arial" w:hAnsi="Arial" w:cs="Arial"/>
            <w:sz w:val="24"/>
            <w:szCs w:val="24"/>
            <w:lang w:val="it-IT"/>
            <w:rPrChange w:id="1578" w:author="Stefano Florio" w:date="2019-01-20T19:34:00Z">
              <w:rPr>
                <w:lang w:val="it-IT"/>
              </w:rPr>
            </w:rPrChange>
          </w:rPr>
          <w:t xml:space="preserve">Inoltre per </w:t>
        </w:r>
      </w:ins>
      <w:ins w:id="1579" w:author="Enrico Monte" w:date="2019-01-20T17:26:00Z">
        <w:r w:rsidR="00EA473A" w:rsidRPr="00BC56DF">
          <w:rPr>
            <w:rFonts w:ascii="Arial" w:hAnsi="Arial" w:cs="Arial"/>
            <w:sz w:val="24"/>
            <w:szCs w:val="24"/>
            <w:lang w:val="it-IT"/>
            <w:rPrChange w:id="1580" w:author="Stefano Florio" w:date="2019-01-20T19:34:00Z">
              <w:rPr>
                <w:rFonts w:ascii="Arial" w:hAnsi="Arial" w:cs="Arial"/>
                <w:lang w:val="it-IT"/>
              </w:rPr>
            </w:rPrChange>
          </w:rPr>
          <w:t>la realizzazione</w:t>
        </w:r>
      </w:ins>
      <w:ins w:id="1581" w:author="Enrico Monte" w:date="2019-01-20T17:15:00Z">
        <w:r w:rsidRPr="00BC56DF">
          <w:rPr>
            <w:rFonts w:ascii="Arial" w:hAnsi="Arial" w:cs="Arial"/>
            <w:sz w:val="24"/>
            <w:szCs w:val="24"/>
            <w:lang w:val="it-IT"/>
            <w:rPrChange w:id="1582" w:author="Stefano Florio" w:date="2019-01-20T19:34:00Z">
              <w:rPr>
                <w:lang w:val="it-IT"/>
              </w:rPr>
            </w:rPrChange>
          </w:rPr>
          <w:t xml:space="preserve"> </w:t>
        </w:r>
      </w:ins>
      <w:ins w:id="1583" w:author="Enrico Monte" w:date="2019-01-20T17:26:00Z">
        <w:r w:rsidR="00EA473A" w:rsidRPr="00BC56DF">
          <w:rPr>
            <w:rFonts w:ascii="Arial" w:hAnsi="Arial" w:cs="Arial"/>
            <w:sz w:val="24"/>
            <w:szCs w:val="24"/>
            <w:lang w:val="it-IT"/>
            <w:rPrChange w:id="1584" w:author="Stefano Florio" w:date="2019-01-20T19:34:00Z">
              <w:rPr>
                <w:rFonts w:ascii="Arial" w:hAnsi="Arial" w:cs="Arial"/>
                <w:lang w:val="it-IT"/>
              </w:rPr>
            </w:rPrChange>
          </w:rPr>
          <w:t>del</w:t>
        </w:r>
      </w:ins>
      <w:ins w:id="1585" w:author="Enrico Monte" w:date="2019-01-20T17:15:00Z">
        <w:r w:rsidRPr="00BC56DF">
          <w:rPr>
            <w:rFonts w:ascii="Arial" w:hAnsi="Arial" w:cs="Arial"/>
            <w:sz w:val="24"/>
            <w:szCs w:val="24"/>
            <w:lang w:val="it-IT"/>
            <w:rPrChange w:id="1586" w:author="Stefano Florio" w:date="2019-01-20T19:34:00Z">
              <w:rPr>
                <w:lang w:val="it-IT"/>
              </w:rPr>
            </w:rPrChange>
          </w:rPr>
          <w:t>le interfacce abbiamo usato</w:t>
        </w:r>
      </w:ins>
      <w:ins w:id="1587" w:author="Enrico Monte" w:date="2019-01-20T17:28:00Z">
        <w:r w:rsidR="00EA473A" w:rsidRPr="00BC56DF">
          <w:rPr>
            <w:rFonts w:ascii="Arial" w:hAnsi="Arial" w:cs="Arial"/>
            <w:sz w:val="24"/>
            <w:szCs w:val="24"/>
            <w:lang w:val="it-IT"/>
            <w:rPrChange w:id="1588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 il tool</w:t>
        </w:r>
      </w:ins>
      <w:ins w:id="1589" w:author="Enrico Monte" w:date="2019-01-20T17:15:00Z">
        <w:r w:rsidRPr="00BC56DF">
          <w:rPr>
            <w:rFonts w:ascii="Arial" w:hAnsi="Arial" w:cs="Arial"/>
            <w:sz w:val="24"/>
            <w:szCs w:val="24"/>
            <w:lang w:val="it-IT"/>
            <w:rPrChange w:id="1590" w:author="Stefano Florio" w:date="2019-01-20T19:34:00Z">
              <w:rPr>
                <w:lang w:val="it-IT"/>
              </w:rPr>
            </w:rPrChange>
          </w:rPr>
          <w:t xml:space="preserve"> </w:t>
        </w:r>
      </w:ins>
      <w:ins w:id="1591" w:author="Enrico Monte" w:date="2019-01-20T17:26:00Z">
        <w:r w:rsidR="00EA473A" w:rsidRPr="00BC56DF">
          <w:rPr>
            <w:rFonts w:ascii="Arial" w:hAnsi="Arial" w:cs="Arial"/>
            <w:sz w:val="24"/>
            <w:szCs w:val="24"/>
            <w:lang w:val="it-IT"/>
            <w:rPrChange w:id="1592" w:author="Stefano Florio" w:date="2019-01-20T19:34:00Z">
              <w:rPr>
                <w:rFonts w:ascii="Arial" w:hAnsi="Arial" w:cs="Arial"/>
                <w:lang w:val="it-IT"/>
              </w:rPr>
            </w:rPrChange>
          </w:rPr>
          <w:t>“S</w:t>
        </w:r>
      </w:ins>
      <w:ins w:id="1593" w:author="Enrico Monte" w:date="2019-01-20T17:15:00Z">
        <w:r w:rsidRPr="00BC56DF">
          <w:rPr>
            <w:rFonts w:ascii="Arial" w:hAnsi="Arial" w:cs="Arial"/>
            <w:sz w:val="24"/>
            <w:szCs w:val="24"/>
            <w:lang w:val="it-IT"/>
            <w:rPrChange w:id="1594" w:author="Stefano Florio" w:date="2019-01-20T19:34:00Z">
              <w:rPr>
                <w:lang w:val="it-IT"/>
              </w:rPr>
            </w:rPrChange>
          </w:rPr>
          <w:t xml:space="preserve">cene </w:t>
        </w:r>
      </w:ins>
      <w:ins w:id="1595" w:author="Enrico Monte" w:date="2019-01-20T17:26:00Z">
        <w:r w:rsidR="00EA473A" w:rsidRPr="00BC56DF">
          <w:rPr>
            <w:rFonts w:ascii="Arial" w:hAnsi="Arial" w:cs="Arial"/>
            <w:sz w:val="24"/>
            <w:szCs w:val="24"/>
            <w:lang w:val="it-IT"/>
            <w:rPrChange w:id="1596" w:author="Stefano Florio" w:date="2019-01-20T19:34:00Z">
              <w:rPr>
                <w:rFonts w:ascii="Arial" w:hAnsi="Arial" w:cs="Arial"/>
                <w:lang w:val="it-IT"/>
              </w:rPr>
            </w:rPrChange>
          </w:rPr>
          <w:t>B</w:t>
        </w:r>
      </w:ins>
      <w:ins w:id="1597" w:author="Enrico Monte" w:date="2019-01-20T17:15:00Z">
        <w:r w:rsidRPr="00BC56DF">
          <w:rPr>
            <w:rFonts w:ascii="Arial" w:hAnsi="Arial" w:cs="Arial"/>
            <w:sz w:val="24"/>
            <w:szCs w:val="24"/>
            <w:lang w:val="it-IT"/>
            <w:rPrChange w:id="1598" w:author="Stefano Florio" w:date="2019-01-20T19:34:00Z">
              <w:rPr>
                <w:lang w:val="it-IT"/>
              </w:rPr>
            </w:rPrChange>
          </w:rPr>
          <w:t>uilder</w:t>
        </w:r>
      </w:ins>
      <w:ins w:id="1599" w:author="Enrico Monte" w:date="2019-01-20T17:26:00Z">
        <w:r w:rsidR="00EA473A" w:rsidRPr="00BC56DF">
          <w:rPr>
            <w:rFonts w:ascii="Arial" w:hAnsi="Arial" w:cs="Arial"/>
            <w:sz w:val="24"/>
            <w:szCs w:val="24"/>
            <w:lang w:val="it-IT"/>
            <w:rPrChange w:id="1600" w:author="Stefano Florio" w:date="2019-01-20T19:34:00Z">
              <w:rPr>
                <w:rFonts w:ascii="Arial" w:hAnsi="Arial" w:cs="Arial"/>
                <w:lang w:val="it-IT"/>
              </w:rPr>
            </w:rPrChange>
          </w:rPr>
          <w:t>”</w:t>
        </w:r>
      </w:ins>
      <w:ins w:id="1601" w:author="Enrico Monte" w:date="2019-01-20T17:15:00Z">
        <w:r w:rsidRPr="00BC56DF">
          <w:rPr>
            <w:rFonts w:ascii="Arial" w:hAnsi="Arial" w:cs="Arial"/>
            <w:sz w:val="24"/>
            <w:szCs w:val="24"/>
            <w:lang w:val="it-IT"/>
            <w:rPrChange w:id="1602" w:author="Stefano Florio" w:date="2019-01-20T19:34:00Z">
              <w:rPr>
                <w:lang w:val="it-IT"/>
              </w:rPr>
            </w:rPrChange>
          </w:rPr>
          <w:t xml:space="preserve"> che evita la creazione manuale di un file FXML</w:t>
        </w:r>
      </w:ins>
      <w:ins w:id="1603" w:author="Enrico Monte" w:date="2019-01-20T17:28:00Z">
        <w:r w:rsidR="00EA473A" w:rsidRPr="00BC56DF">
          <w:rPr>
            <w:rFonts w:ascii="Arial" w:hAnsi="Arial" w:cs="Arial"/>
            <w:sz w:val="24"/>
            <w:szCs w:val="24"/>
            <w:lang w:val="it-IT"/>
            <w:rPrChange w:id="1604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 e</w:t>
        </w:r>
      </w:ins>
      <w:ins w:id="1605" w:author="Enrico Monte" w:date="2019-01-20T17:30:00Z">
        <w:r w:rsidR="001D7AD0" w:rsidRPr="00BC56DF">
          <w:rPr>
            <w:rFonts w:ascii="Arial" w:hAnsi="Arial" w:cs="Arial"/>
            <w:sz w:val="24"/>
            <w:szCs w:val="24"/>
            <w:lang w:val="it-IT"/>
            <w:rPrChange w:id="1606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 permette costrui</w:t>
        </w:r>
      </w:ins>
      <w:ins w:id="1607" w:author="Enrico Monte" w:date="2019-01-20T17:31:00Z">
        <w:r w:rsidR="001D7AD0" w:rsidRPr="00BC56DF">
          <w:rPr>
            <w:rFonts w:ascii="Arial" w:hAnsi="Arial" w:cs="Arial"/>
            <w:sz w:val="24"/>
            <w:szCs w:val="24"/>
            <w:lang w:val="it-IT"/>
            <w:rPrChange w:id="1608" w:author="Stefano Florio" w:date="2019-01-20T19:34:00Z">
              <w:rPr>
                <w:rFonts w:ascii="Arial" w:hAnsi="Arial" w:cs="Arial"/>
                <w:lang w:val="it-IT"/>
              </w:rPr>
            </w:rPrChange>
          </w:rPr>
          <w:t>rle</w:t>
        </w:r>
      </w:ins>
      <w:ins w:id="1609" w:author="Enrico Monte" w:date="2019-01-20T17:30:00Z">
        <w:r w:rsidR="001D7AD0" w:rsidRPr="00BC56DF">
          <w:rPr>
            <w:rFonts w:ascii="Arial" w:hAnsi="Arial" w:cs="Arial"/>
            <w:sz w:val="24"/>
            <w:szCs w:val="24"/>
            <w:lang w:val="it-IT"/>
            <w:rPrChange w:id="1610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 con semplici drag and drop</w:t>
        </w:r>
      </w:ins>
      <w:ins w:id="1611" w:author="Enrico Monte" w:date="2019-01-20T17:15:00Z">
        <w:r w:rsidRPr="00BC56DF">
          <w:rPr>
            <w:rFonts w:ascii="Arial" w:hAnsi="Arial" w:cs="Arial"/>
            <w:sz w:val="24"/>
            <w:szCs w:val="24"/>
            <w:lang w:val="it-IT"/>
            <w:rPrChange w:id="1612" w:author="Stefano Florio" w:date="2019-01-20T19:34:00Z">
              <w:rPr>
                <w:lang w:val="it-IT"/>
              </w:rPr>
            </w:rPrChange>
          </w:rPr>
          <w:t>.</w:t>
        </w:r>
      </w:ins>
      <w:ins w:id="1613" w:author="Enrico Monte" w:date="2019-01-20T17:31:00Z">
        <w:r w:rsidR="001D7AD0" w:rsidRPr="00BC56DF">
          <w:rPr>
            <w:rFonts w:ascii="Arial" w:hAnsi="Arial" w:cs="Arial"/>
            <w:sz w:val="24"/>
            <w:szCs w:val="24"/>
            <w:lang w:val="it-IT"/>
            <w:rPrChange w:id="1614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 Inoltre</w:t>
        </w:r>
      </w:ins>
      <w:ins w:id="1615" w:author="Enrico Monte" w:date="2019-01-20T17:34:00Z">
        <w:r w:rsidR="001D7AD0" w:rsidRPr="00BC56DF">
          <w:rPr>
            <w:rFonts w:ascii="Arial" w:hAnsi="Arial" w:cs="Arial"/>
            <w:sz w:val="24"/>
            <w:szCs w:val="24"/>
            <w:lang w:val="it-IT"/>
            <w:rPrChange w:id="1616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 supporta i </w:t>
        </w:r>
        <w:proofErr w:type="spellStart"/>
        <w:r w:rsidR="001D7AD0" w:rsidRPr="00BC56DF">
          <w:rPr>
            <w:rFonts w:ascii="Arial" w:hAnsi="Arial" w:cs="Arial"/>
            <w:sz w:val="24"/>
            <w:szCs w:val="24"/>
            <w:lang w:val="it-IT"/>
            <w:rPrChange w:id="1617" w:author="Stefano Florio" w:date="2019-01-20T19:34:00Z">
              <w:rPr>
                <w:rFonts w:ascii="Arial" w:hAnsi="Arial" w:cs="Arial"/>
                <w:lang w:val="it-IT"/>
              </w:rPr>
            </w:rPrChange>
          </w:rPr>
          <w:t>cs</w:t>
        </w:r>
      </w:ins>
      <w:ins w:id="1618" w:author="Stefano Florio" w:date="2019-01-20T22:36:00Z">
        <w:r w:rsidR="00B822DB">
          <w:rPr>
            <w:rFonts w:ascii="Arial" w:hAnsi="Arial" w:cs="Arial"/>
            <w:sz w:val="24"/>
            <w:szCs w:val="24"/>
            <w:lang w:val="it-IT"/>
          </w:rPr>
          <w:t>s</w:t>
        </w:r>
      </w:ins>
      <w:proofErr w:type="spellEnd"/>
      <w:ins w:id="1619" w:author="Enrico Monte" w:date="2019-01-20T17:34:00Z">
        <w:del w:id="1620" w:author="Stefano Florio" w:date="2019-01-20T22:36:00Z">
          <w:r w:rsidR="001D7AD0" w:rsidRPr="00BC56DF" w:rsidDel="00B822DB">
            <w:rPr>
              <w:rFonts w:ascii="Arial" w:hAnsi="Arial" w:cs="Arial"/>
              <w:sz w:val="24"/>
              <w:szCs w:val="24"/>
              <w:lang w:val="it-IT"/>
              <w:rPrChange w:id="1621" w:author="Stefano Florio" w:date="2019-01-20T19:34:00Z">
                <w:rPr>
                  <w:rFonts w:ascii="Arial" w:hAnsi="Arial" w:cs="Arial"/>
                  <w:lang w:val="it-IT"/>
                </w:rPr>
              </w:rPrChange>
            </w:rPr>
            <w:delText>s</w:delText>
          </w:r>
        </w:del>
        <w:r w:rsidR="001D7AD0" w:rsidRPr="00BC56DF">
          <w:rPr>
            <w:rFonts w:ascii="Arial" w:hAnsi="Arial" w:cs="Arial"/>
            <w:sz w:val="24"/>
            <w:szCs w:val="24"/>
            <w:lang w:val="it-IT"/>
            <w:rPrChange w:id="1622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 e</w:t>
        </w:r>
      </w:ins>
      <w:ins w:id="1623" w:author="Enrico Monte" w:date="2019-01-20T17:31:00Z">
        <w:r w:rsidR="001D7AD0" w:rsidRPr="00BC56DF">
          <w:rPr>
            <w:rFonts w:ascii="Arial" w:hAnsi="Arial" w:cs="Arial"/>
            <w:sz w:val="24"/>
            <w:szCs w:val="24"/>
            <w:lang w:val="it-IT"/>
            <w:rPrChange w:id="1624" w:author="Stefano Florio" w:date="2019-01-20T19:34:00Z">
              <w:rPr>
                <w:rFonts w:ascii="Arial" w:hAnsi="Arial" w:cs="Arial"/>
                <w:lang w:val="it-IT"/>
              </w:rPr>
            </w:rPrChange>
          </w:rPr>
          <w:t xml:space="preserve"> integra un visualizzatore F</w:t>
        </w:r>
      </w:ins>
      <w:ins w:id="1625" w:author="Enrico Monte" w:date="2019-01-20T17:32:00Z">
        <w:r w:rsidR="001D7AD0" w:rsidRPr="00BC56DF">
          <w:rPr>
            <w:rFonts w:ascii="Arial" w:hAnsi="Arial" w:cs="Arial"/>
            <w:sz w:val="24"/>
            <w:szCs w:val="24"/>
            <w:lang w:val="it-IT"/>
            <w:rPrChange w:id="1626" w:author="Stefano Florio" w:date="2019-01-20T19:34:00Z">
              <w:rPr>
                <w:rFonts w:ascii="Arial" w:hAnsi="Arial" w:cs="Arial"/>
                <w:lang w:val="it-IT"/>
              </w:rPr>
            </w:rPrChange>
          </w:rPr>
          <w:t>XML il quale ci consente di visualizzare un’anteprima durante la creazione del progetto.</w:t>
        </w:r>
      </w:ins>
    </w:p>
    <w:p w:rsidR="001D7AD0" w:rsidRPr="00BC56DF" w:rsidRDefault="001D7AD0">
      <w:pPr>
        <w:pStyle w:val="Paragrafoelenco"/>
        <w:rPr>
          <w:ins w:id="1627" w:author="Enrico Monte" w:date="2019-01-20T17:34:00Z"/>
          <w:rFonts w:ascii="Arial" w:hAnsi="Arial" w:cs="Arial"/>
          <w:lang w:val="it-IT"/>
          <w:rPrChange w:id="1628" w:author="Stefano Florio" w:date="2019-01-20T19:34:00Z">
            <w:rPr>
              <w:ins w:id="1629" w:author="Enrico Monte" w:date="2019-01-20T17:34:00Z"/>
              <w:lang w:val="it-IT"/>
            </w:rPr>
          </w:rPrChange>
        </w:rPr>
        <w:pPrChange w:id="1630" w:author="Enrico Monte" w:date="2019-01-20T17:31:00Z">
          <w:pPr/>
        </w:pPrChange>
      </w:pPr>
      <w:ins w:id="1631" w:author="Enrico Monte" w:date="2019-01-20T17:34:00Z">
        <w:r w:rsidRPr="00BC56DF">
          <w:rPr>
            <w:rFonts w:ascii="Arial" w:hAnsi="Arial" w:cs="Arial"/>
            <w:sz w:val="24"/>
            <w:szCs w:val="24"/>
            <w:lang w:val="it-IT"/>
          </w:rPr>
          <w:t xml:space="preserve"> Infine </w:t>
        </w:r>
      </w:ins>
      <w:ins w:id="1632" w:author="Enrico Monte" w:date="2019-01-20T17:35:00Z">
        <w:r w:rsidRPr="00BC56DF">
          <w:rPr>
            <w:rFonts w:ascii="Arial" w:hAnsi="Arial" w:cs="Arial"/>
            <w:sz w:val="24"/>
            <w:szCs w:val="24"/>
            <w:lang w:val="it-IT"/>
          </w:rPr>
          <w:t>permette anche di aprire file FXML esistenti e modif</w:t>
        </w:r>
      </w:ins>
      <w:ins w:id="1633" w:author="Stefano Florio" w:date="2019-01-20T22:36:00Z">
        <w:r w:rsidR="00B21DD8">
          <w:rPr>
            <w:rFonts w:ascii="Arial" w:hAnsi="Arial" w:cs="Arial"/>
            <w:sz w:val="24"/>
            <w:szCs w:val="24"/>
            <w:lang w:val="it-IT"/>
          </w:rPr>
          <w:t>i</w:t>
        </w:r>
      </w:ins>
      <w:ins w:id="1634" w:author="Enrico Monte" w:date="2019-01-20T17:35:00Z">
        <w:r w:rsidRPr="00BC56DF">
          <w:rPr>
            <w:rFonts w:ascii="Arial" w:hAnsi="Arial" w:cs="Arial"/>
            <w:sz w:val="24"/>
            <w:szCs w:val="24"/>
            <w:lang w:val="it-IT"/>
          </w:rPr>
          <w:t>carli senza bisogno di scrivere codice.</w:t>
        </w:r>
      </w:ins>
    </w:p>
    <w:p w:rsidR="00905FB1" w:rsidRPr="00905FB1" w:rsidRDefault="00905FB1">
      <w:pPr>
        <w:pStyle w:val="Paragrafoelenco"/>
        <w:rPr>
          <w:rFonts w:ascii="Arial" w:hAnsi="Arial" w:cs="Arial"/>
          <w:lang w:val="it-IT"/>
        </w:rPr>
        <w:pPrChange w:id="1635" w:author="Enrico Monte" w:date="2019-01-20T17:31:00Z">
          <w:pPr/>
        </w:pPrChange>
      </w:pPr>
    </w:p>
    <w:p w:rsidR="000157E0" w:rsidRPr="00905FB1" w:rsidRDefault="000157E0" w:rsidP="000157E0">
      <w:pPr>
        <w:rPr>
          <w:lang w:val="it-IT"/>
        </w:rPr>
      </w:pPr>
    </w:p>
    <w:p w:rsidR="00E04CD9" w:rsidRPr="00905FB1" w:rsidRDefault="005C66D9" w:rsidP="009131BF">
      <w:pPr>
        <w:pStyle w:val="Paragrafoelenco"/>
        <w:ind w:left="0"/>
        <w:rPr>
          <w:rFonts w:ascii="Cambria" w:hAnsi="Cambria"/>
          <w:sz w:val="24"/>
          <w:szCs w:val="24"/>
          <w:lang w:val="it-IT"/>
        </w:rPr>
      </w:pPr>
      <w:r w:rsidRPr="00905FB1">
        <w:rPr>
          <w:rFonts w:ascii="Cambria" w:hAnsi="Cambria"/>
          <w:sz w:val="24"/>
          <w:szCs w:val="24"/>
          <w:lang w:val="it-IT"/>
        </w:rPr>
        <w:tab/>
      </w:r>
    </w:p>
    <w:p w:rsidR="00E04CD9" w:rsidRPr="00905FB1" w:rsidRDefault="00E04CD9" w:rsidP="009131BF">
      <w:pPr>
        <w:pStyle w:val="Paragrafoelenco"/>
        <w:ind w:left="0"/>
        <w:rPr>
          <w:rFonts w:ascii="Cambria" w:hAnsi="Cambria"/>
          <w:sz w:val="24"/>
          <w:szCs w:val="24"/>
          <w:lang w:val="it-IT"/>
        </w:rPr>
      </w:pPr>
    </w:p>
    <w:p w:rsidR="00ED25DB" w:rsidRPr="001E560B" w:rsidRDefault="000157E0" w:rsidP="005B12E3">
      <w:pPr>
        <w:pStyle w:val="Titolo"/>
        <w:spacing w:line="276" w:lineRule="auto"/>
        <w:rPr>
          <w:noProof/>
          <w:sz w:val="48"/>
          <w:szCs w:val="48"/>
          <w:rPrChange w:id="1636" w:author="Stefano Florio" w:date="2019-01-20T19:56:00Z">
            <w:rPr>
              <w:noProof/>
            </w:rPr>
          </w:rPrChange>
        </w:rPr>
      </w:pPr>
      <w:r w:rsidRPr="00B822DB">
        <w:rPr>
          <w:noProof/>
          <w:lang w:val="it-IT"/>
          <w:rPrChange w:id="1637" w:author="Stefano Florio" w:date="2019-01-20T22:36:00Z">
            <w:rPr>
              <w:noProof/>
            </w:rPr>
          </w:rPrChange>
        </w:rPr>
        <w:br w:type="page"/>
      </w:r>
      <w:r w:rsidR="00BD56BD" w:rsidRPr="001E560B">
        <w:rPr>
          <w:noProof/>
          <w:sz w:val="48"/>
          <w:szCs w:val="48"/>
          <w:rPrChange w:id="1638" w:author="Stefano Florio" w:date="2019-01-20T19:56:00Z">
            <w:rPr>
              <w:noProof/>
            </w:rPr>
          </w:rPrChange>
        </w:rPr>
        <w:lastRenderedPageBreak/>
        <w:t>F</w:t>
      </w:r>
      <w:r w:rsidR="00ED25DB" w:rsidRPr="001E560B">
        <w:rPr>
          <w:noProof/>
          <w:sz w:val="48"/>
          <w:szCs w:val="48"/>
          <w:rPrChange w:id="1639" w:author="Stefano Florio" w:date="2019-01-20T19:56:00Z">
            <w:rPr>
              <w:noProof/>
            </w:rPr>
          </w:rPrChange>
        </w:rPr>
        <w:t xml:space="preserve">. Explain how the FRs and the NFRs are satisfied by design </w:t>
      </w:r>
    </w:p>
    <w:p w:rsidR="00043250" w:rsidRDefault="00043250" w:rsidP="00043250">
      <w:pPr>
        <w:autoSpaceDE w:val="0"/>
        <w:autoSpaceDN w:val="0"/>
        <w:adjustRightInd w:val="0"/>
        <w:rPr>
          <w:ins w:id="1640" w:author="Stefano Florio" w:date="2019-01-20T20:04:00Z"/>
          <w:rFonts w:ascii="Arial" w:hAnsi="Arial" w:cs="Arial"/>
          <w:b/>
          <w:color w:val="000000"/>
          <w:sz w:val="28"/>
          <w:szCs w:val="28"/>
          <w:lang w:val="it-IT" w:eastAsia="it-IT"/>
        </w:rPr>
      </w:pPr>
      <w:ins w:id="1641" w:author="Stefano Florio" w:date="2019-01-20T19:42:00Z">
        <w:r w:rsidRPr="006514BA">
          <w:rPr>
            <w:rFonts w:ascii="Arial" w:hAnsi="Arial" w:cs="Arial"/>
            <w:b/>
            <w:color w:val="000000"/>
            <w:sz w:val="28"/>
            <w:szCs w:val="28"/>
            <w:lang w:val="it-IT" w:eastAsia="it-IT"/>
          </w:rPr>
          <w:t>GUI</w:t>
        </w:r>
      </w:ins>
    </w:p>
    <w:p w:rsidR="001E560B" w:rsidRPr="006514BA" w:rsidRDefault="001E560B" w:rsidP="00043250">
      <w:pPr>
        <w:autoSpaceDE w:val="0"/>
        <w:autoSpaceDN w:val="0"/>
        <w:adjustRightInd w:val="0"/>
        <w:rPr>
          <w:ins w:id="1642" w:author="Stefano Florio" w:date="2019-01-20T19:42:00Z"/>
          <w:rFonts w:ascii="Arial" w:hAnsi="Arial" w:cs="Arial"/>
          <w:color w:val="000000"/>
          <w:lang w:val="it-IT" w:eastAsia="it-IT"/>
        </w:rPr>
      </w:pPr>
    </w:p>
    <w:p w:rsidR="00043250" w:rsidRPr="008C64AF" w:rsidRDefault="00043250" w:rsidP="00043250">
      <w:pPr>
        <w:numPr>
          <w:ilvl w:val="0"/>
          <w:numId w:val="37"/>
        </w:numPr>
        <w:autoSpaceDE w:val="0"/>
        <w:autoSpaceDN w:val="0"/>
        <w:adjustRightInd w:val="0"/>
        <w:rPr>
          <w:ins w:id="1643" w:author="Stefano Florio" w:date="2019-01-20T19:42:00Z"/>
          <w:rFonts w:ascii="Arial" w:hAnsi="Arial" w:cs="Arial"/>
          <w:color w:val="000000"/>
          <w:lang w:val="it-IT" w:eastAsia="it-IT"/>
        </w:rPr>
      </w:pPr>
      <w:ins w:id="1644" w:author="Stefano Florio" w:date="2019-01-20T19:42:00Z">
        <w:r w:rsidRPr="008C64AF">
          <w:rPr>
            <w:rFonts w:ascii="Arial" w:hAnsi="Arial" w:cs="Arial"/>
            <w:b/>
            <w:bCs/>
            <w:color w:val="000000"/>
            <w:lang w:val="it-IT" w:eastAsia="it-IT"/>
          </w:rPr>
          <w:t xml:space="preserve">Visualizzazione stato </w:t>
        </w:r>
        <w:r>
          <w:rPr>
            <w:rFonts w:ascii="Arial" w:hAnsi="Arial" w:cs="Arial"/>
            <w:b/>
            <w:bCs/>
            <w:color w:val="000000"/>
            <w:lang w:val="it-IT" w:eastAsia="it-IT"/>
          </w:rPr>
          <w:t>città/zona/edificio</w:t>
        </w:r>
        <w:r w:rsidRPr="008C64AF">
          <w:rPr>
            <w:rFonts w:ascii="Arial" w:hAnsi="Arial" w:cs="Arial"/>
            <w:b/>
            <w:bCs/>
            <w:color w:val="000000"/>
            <w:lang w:val="it-IT" w:eastAsia="it-IT"/>
          </w:rPr>
          <w:t xml:space="preserve">: </w:t>
        </w:r>
        <w:r>
          <w:rPr>
            <w:rFonts w:ascii="Arial" w:hAnsi="Arial" w:cs="Arial"/>
            <w:color w:val="000000"/>
            <w:lang w:val="it-IT" w:eastAsia="it-IT"/>
          </w:rPr>
          <w:t xml:space="preserve">quando un gestore logga nel sistema, il controller </w:t>
        </w:r>
        <w:proofErr w:type="spellStart"/>
        <w:r>
          <w:rPr>
            <w:rFonts w:ascii="Arial" w:hAnsi="Arial" w:cs="Arial"/>
            <w:color w:val="000000"/>
            <w:lang w:val="it-IT" w:eastAsia="it-IT"/>
          </w:rPr>
          <w:t>Login_Page_Controller</w:t>
        </w:r>
        <w:proofErr w:type="spellEnd"/>
        <w:r>
          <w:rPr>
            <w:rFonts w:ascii="Arial" w:hAnsi="Arial" w:cs="Arial"/>
            <w:color w:val="000000"/>
            <w:lang w:val="it-IT" w:eastAsia="it-IT"/>
          </w:rPr>
          <w:t xml:space="preserve"> controlla </w:t>
        </w:r>
      </w:ins>
      <w:ins w:id="1645" w:author="Stefano Florio" w:date="2019-01-20T19:43:00Z">
        <w:r>
          <w:rPr>
            <w:rFonts w:ascii="Arial" w:hAnsi="Arial" w:cs="Arial"/>
            <w:color w:val="000000"/>
            <w:lang w:val="it-IT" w:eastAsia="it-IT"/>
          </w:rPr>
          <w:t>la giustezza di username e password inseriti; se sono corretti, identifica l’area</w:t>
        </w:r>
      </w:ins>
      <w:ins w:id="1646" w:author="Stefano Florio" w:date="2019-01-20T19:45:00Z">
        <w:r>
          <w:rPr>
            <w:rFonts w:ascii="Arial" w:hAnsi="Arial" w:cs="Arial"/>
            <w:color w:val="000000"/>
            <w:lang w:val="it-IT" w:eastAsia="it-IT"/>
          </w:rPr>
          <w:t xml:space="preserve"> associata al gestore loggato e la dashboard viene popolata con le </w:t>
        </w:r>
        <w:proofErr w:type="spellStart"/>
        <w:r>
          <w:rPr>
            <w:rFonts w:ascii="Arial" w:hAnsi="Arial" w:cs="Arial"/>
            <w:color w:val="000000"/>
            <w:lang w:val="it-IT" w:eastAsia="it-IT"/>
          </w:rPr>
          <w:t>sottoaree</w:t>
        </w:r>
        <w:proofErr w:type="spellEnd"/>
        <w:r>
          <w:rPr>
            <w:rFonts w:ascii="Arial" w:hAnsi="Arial" w:cs="Arial"/>
            <w:color w:val="000000"/>
            <w:lang w:val="it-IT" w:eastAsia="it-IT"/>
          </w:rPr>
          <w:t xml:space="preserve"> etichettate da </w:t>
        </w:r>
      </w:ins>
      <w:ins w:id="1647" w:author="Stefano Florio" w:date="2019-01-20T19:46:00Z">
        <w:r w:rsidR="001B0F2E">
          <w:rPr>
            <w:rFonts w:ascii="Arial" w:hAnsi="Arial" w:cs="Arial"/>
            <w:color w:val="000000"/>
            <w:lang w:val="it-IT" w:eastAsia="it-IT"/>
          </w:rPr>
          <w:t>colore(che ne implica lo stato) e nome.</w:t>
        </w:r>
      </w:ins>
    </w:p>
    <w:p w:rsidR="00043250" w:rsidRPr="008C64AF" w:rsidRDefault="00043250" w:rsidP="00043250">
      <w:pPr>
        <w:widowControl w:val="0"/>
        <w:numPr>
          <w:ilvl w:val="0"/>
          <w:numId w:val="37"/>
        </w:numPr>
        <w:shd w:val="clear" w:color="auto" w:fill="FFFFFF"/>
        <w:autoSpaceDE w:val="0"/>
        <w:autoSpaceDN w:val="0"/>
        <w:adjustRightInd w:val="0"/>
        <w:rPr>
          <w:ins w:id="1648" w:author="Stefano Florio" w:date="2019-01-20T19:42:00Z"/>
          <w:rFonts w:ascii="Arial" w:hAnsi="Arial" w:cs="Arial"/>
          <w:lang w:val="it-IT"/>
        </w:rPr>
      </w:pPr>
      <w:ins w:id="1649" w:author="Stefano Florio" w:date="2019-01-20T19:42:00Z">
        <w:r w:rsidRPr="008C64AF">
          <w:rPr>
            <w:rFonts w:ascii="Arial" w:hAnsi="Arial" w:cs="Arial"/>
            <w:b/>
            <w:lang w:val="it-IT"/>
          </w:rPr>
          <w:t>Visualizzazione sensori</w:t>
        </w:r>
        <w:r w:rsidRPr="008C64AF">
          <w:rPr>
            <w:rFonts w:ascii="Arial" w:hAnsi="Arial" w:cs="Arial"/>
            <w:lang w:val="it-IT"/>
          </w:rPr>
          <w:t xml:space="preserve">: </w:t>
        </w:r>
      </w:ins>
      <w:ins w:id="1650" w:author="Stefano Florio" w:date="2019-01-20T19:46:00Z">
        <w:r w:rsidR="001B0F2E">
          <w:rPr>
            <w:rFonts w:ascii="Arial" w:hAnsi="Arial" w:cs="Arial"/>
            <w:lang w:val="it-IT"/>
          </w:rPr>
          <w:t>u</w:t>
        </w:r>
      </w:ins>
      <w:ins w:id="1651" w:author="Stefano Florio" w:date="2019-01-20T19:42:00Z">
        <w:r>
          <w:rPr>
            <w:rFonts w:ascii="Arial" w:hAnsi="Arial" w:cs="Arial"/>
            <w:lang w:val="it-IT"/>
          </w:rPr>
          <w:t xml:space="preserve">n </w:t>
        </w:r>
      </w:ins>
      <w:ins w:id="1652" w:author="Stefano Florio" w:date="2019-01-20T19:46:00Z">
        <w:r w:rsidR="001B0F2E">
          <w:rPr>
            <w:rFonts w:ascii="Arial" w:hAnsi="Arial" w:cs="Arial"/>
            <w:lang w:val="it-IT"/>
          </w:rPr>
          <w:t>g</w:t>
        </w:r>
      </w:ins>
      <w:ins w:id="1653" w:author="Stefano Florio" w:date="2019-01-20T19:42:00Z">
        <w:r>
          <w:rPr>
            <w:rFonts w:ascii="Arial" w:hAnsi="Arial" w:cs="Arial"/>
            <w:lang w:val="it-IT"/>
          </w:rPr>
          <w:t xml:space="preserve">estore </w:t>
        </w:r>
      </w:ins>
      <w:ins w:id="1654" w:author="Stefano Florio" w:date="2019-01-20T19:46:00Z">
        <w:r w:rsidR="001B0F2E">
          <w:rPr>
            <w:rFonts w:ascii="Arial" w:hAnsi="Arial" w:cs="Arial"/>
            <w:lang w:val="it-IT"/>
          </w:rPr>
          <w:t>e</w:t>
        </w:r>
      </w:ins>
      <w:ins w:id="1655" w:author="Stefano Florio" w:date="2019-01-20T19:42:00Z">
        <w:r>
          <w:rPr>
            <w:rFonts w:ascii="Arial" w:hAnsi="Arial" w:cs="Arial"/>
            <w:lang w:val="it-IT"/>
          </w:rPr>
          <w:t xml:space="preserve">dificio nell’interfaccia ha la possibilità di selezionare una stanza; a quel punto </w:t>
        </w:r>
      </w:ins>
      <w:ins w:id="1656" w:author="Stefano Florio" w:date="2019-01-20T19:47:00Z">
        <w:r w:rsidR="001B0F2E">
          <w:rPr>
            <w:rFonts w:ascii="Arial" w:hAnsi="Arial" w:cs="Arial"/>
            <w:lang w:val="it-IT"/>
          </w:rPr>
          <w:t>la tabella sulla destra viene popolata dai sensori contenuti nella stanza assieme a stato e valori rilevati.</w:t>
        </w:r>
      </w:ins>
    </w:p>
    <w:p w:rsidR="00043250" w:rsidRDefault="00043250" w:rsidP="00043250">
      <w:pPr>
        <w:widowControl w:val="0"/>
        <w:numPr>
          <w:ilvl w:val="0"/>
          <w:numId w:val="37"/>
        </w:numPr>
        <w:shd w:val="clear" w:color="auto" w:fill="FFFFFF"/>
        <w:autoSpaceDE w:val="0"/>
        <w:autoSpaceDN w:val="0"/>
        <w:adjustRightInd w:val="0"/>
        <w:rPr>
          <w:ins w:id="1657" w:author="Stefano Florio" w:date="2019-01-20T19:42:00Z"/>
          <w:rFonts w:ascii="Arial" w:hAnsi="Arial" w:cs="Arial"/>
          <w:lang w:val="it-IT"/>
        </w:rPr>
      </w:pPr>
      <w:ins w:id="1658" w:author="Stefano Florio" w:date="2019-01-20T19:42:00Z">
        <w:r w:rsidRPr="008C64AF">
          <w:rPr>
            <w:rFonts w:ascii="Arial" w:hAnsi="Arial" w:cs="Arial"/>
            <w:b/>
            <w:lang w:val="it-IT"/>
          </w:rPr>
          <w:t>Visualizzazione valori</w:t>
        </w:r>
        <w:r>
          <w:rPr>
            <w:rFonts w:ascii="Arial" w:hAnsi="Arial" w:cs="Arial"/>
            <w:b/>
            <w:lang w:val="it-IT"/>
          </w:rPr>
          <w:t xml:space="preserve"> medi</w:t>
        </w:r>
        <w:r w:rsidRPr="008C64AF">
          <w:rPr>
            <w:rFonts w:ascii="Arial" w:hAnsi="Arial" w:cs="Arial"/>
            <w:lang w:val="it-IT"/>
          </w:rPr>
          <w:t xml:space="preserve">: </w:t>
        </w:r>
        <w:r>
          <w:rPr>
            <w:rFonts w:ascii="Arial" w:hAnsi="Arial" w:cs="Arial"/>
            <w:lang w:val="it-IT"/>
          </w:rPr>
          <w:t xml:space="preserve">le aree che un gestore può monitorare sono etichettate da un colore, che varia in base al tipo di allerta, e da dei valori medi, calcolati dinamicamente dal modulo </w:t>
        </w:r>
        <w:proofErr w:type="spellStart"/>
        <w:r>
          <w:rPr>
            <w:rFonts w:ascii="Arial" w:hAnsi="Arial" w:cs="Arial"/>
            <w:lang w:val="it-IT"/>
          </w:rPr>
          <w:t>CalcoloPriorità</w:t>
        </w:r>
        <w:proofErr w:type="spellEnd"/>
        <w:r>
          <w:rPr>
            <w:rFonts w:ascii="Arial" w:hAnsi="Arial" w:cs="Arial"/>
            <w:lang w:val="it-IT"/>
          </w:rPr>
          <w:t xml:space="preserve"> tramite una funzione di </w:t>
        </w:r>
        <w:proofErr w:type="spellStart"/>
        <w:r>
          <w:rPr>
            <w:rFonts w:ascii="Arial" w:hAnsi="Arial" w:cs="Arial"/>
            <w:lang w:val="it-IT"/>
          </w:rPr>
          <w:t>average</w:t>
        </w:r>
        <w:proofErr w:type="spellEnd"/>
        <w:r>
          <w:rPr>
            <w:rFonts w:ascii="Arial" w:hAnsi="Arial" w:cs="Arial"/>
            <w:lang w:val="it-IT"/>
          </w:rPr>
          <w:t>.</w:t>
        </w:r>
      </w:ins>
    </w:p>
    <w:p w:rsidR="00043250" w:rsidRDefault="00043250" w:rsidP="00043250">
      <w:pPr>
        <w:widowControl w:val="0"/>
        <w:numPr>
          <w:ilvl w:val="0"/>
          <w:numId w:val="37"/>
        </w:numPr>
        <w:shd w:val="clear" w:color="auto" w:fill="FFFFFF"/>
        <w:autoSpaceDE w:val="0"/>
        <w:autoSpaceDN w:val="0"/>
        <w:adjustRightInd w:val="0"/>
        <w:rPr>
          <w:ins w:id="1659" w:author="Stefano Florio" w:date="2019-01-20T19:42:00Z"/>
          <w:rFonts w:ascii="Arial" w:hAnsi="Arial" w:cs="Arial"/>
          <w:lang w:val="it-IT"/>
        </w:rPr>
      </w:pPr>
      <w:ins w:id="1660" w:author="Stefano Florio" w:date="2019-01-20T19:42:00Z">
        <w:r>
          <w:rPr>
            <w:rFonts w:ascii="Arial" w:hAnsi="Arial" w:cs="Arial"/>
            <w:b/>
            <w:lang w:val="it-IT"/>
          </w:rPr>
          <w:t>Visualizzazione pericoli</w:t>
        </w:r>
        <w:r w:rsidRPr="006514BA">
          <w:rPr>
            <w:rFonts w:ascii="Arial" w:hAnsi="Arial" w:cs="Arial"/>
            <w:lang w:val="it-IT"/>
          </w:rPr>
          <w:t>:</w:t>
        </w:r>
        <w:r>
          <w:rPr>
            <w:rFonts w:ascii="Arial" w:hAnsi="Arial" w:cs="Arial"/>
            <w:lang w:val="it-IT"/>
          </w:rPr>
          <w:t xml:space="preserve"> </w:t>
        </w:r>
      </w:ins>
      <w:ins w:id="1661" w:author="Stefano Florio" w:date="2019-01-20T19:48:00Z">
        <w:r w:rsidR="001B0F2E">
          <w:rPr>
            <w:rFonts w:ascii="Arial" w:hAnsi="Arial" w:cs="Arial"/>
            <w:lang w:val="it-IT"/>
          </w:rPr>
          <w:t>i pericoli sono ben visibili in tutti i tipi di interfaccia: infatti quando c’è un pericolo, l’area si etichetta di viola; inoltre per i gestori edificio è presen</w:t>
        </w:r>
      </w:ins>
      <w:ins w:id="1662" w:author="Stefano Florio" w:date="2019-01-20T19:49:00Z">
        <w:r w:rsidR="001B0F2E">
          <w:rPr>
            <w:rFonts w:ascii="Arial" w:hAnsi="Arial" w:cs="Arial"/>
            <w:lang w:val="it-IT"/>
          </w:rPr>
          <w:t>te il bottone “Visualizza pericoli” il quale filtra solo le stanze in pericolo.</w:t>
        </w:r>
      </w:ins>
    </w:p>
    <w:p w:rsidR="00043250" w:rsidRDefault="00043250" w:rsidP="00043250">
      <w:pPr>
        <w:widowControl w:val="0"/>
        <w:shd w:val="clear" w:color="auto" w:fill="FFFFFF"/>
        <w:autoSpaceDE w:val="0"/>
        <w:autoSpaceDN w:val="0"/>
        <w:adjustRightInd w:val="0"/>
        <w:rPr>
          <w:ins w:id="1663" w:author="Stefano Florio" w:date="2019-01-20T19:42:00Z"/>
          <w:rFonts w:ascii="Arial" w:hAnsi="Arial" w:cs="Arial"/>
          <w:lang w:val="it-IT"/>
        </w:rPr>
      </w:pPr>
    </w:p>
    <w:p w:rsidR="00043250" w:rsidRDefault="00043250" w:rsidP="00043250">
      <w:pPr>
        <w:widowControl w:val="0"/>
        <w:shd w:val="clear" w:color="auto" w:fill="FFFFFF"/>
        <w:autoSpaceDE w:val="0"/>
        <w:autoSpaceDN w:val="0"/>
        <w:adjustRightInd w:val="0"/>
        <w:rPr>
          <w:ins w:id="1664" w:author="Stefano Florio" w:date="2019-01-20T20:04:00Z"/>
          <w:rFonts w:ascii="Arial" w:hAnsi="Arial" w:cs="Arial"/>
          <w:b/>
          <w:sz w:val="28"/>
          <w:szCs w:val="28"/>
          <w:lang w:val="it-IT"/>
        </w:rPr>
      </w:pPr>
      <w:ins w:id="1665" w:author="Stefano Florio" w:date="2019-01-20T19:42:00Z">
        <w:r w:rsidRPr="006514BA">
          <w:rPr>
            <w:rFonts w:ascii="Arial" w:hAnsi="Arial" w:cs="Arial"/>
            <w:b/>
            <w:sz w:val="28"/>
            <w:szCs w:val="28"/>
            <w:lang w:val="it-IT"/>
          </w:rPr>
          <w:t>BUSINESS LOGIC</w:t>
        </w:r>
      </w:ins>
    </w:p>
    <w:p w:rsidR="001E560B" w:rsidRDefault="001E560B" w:rsidP="00043250">
      <w:pPr>
        <w:widowControl w:val="0"/>
        <w:shd w:val="clear" w:color="auto" w:fill="FFFFFF"/>
        <w:autoSpaceDE w:val="0"/>
        <w:autoSpaceDN w:val="0"/>
        <w:adjustRightInd w:val="0"/>
        <w:rPr>
          <w:ins w:id="1666" w:author="Stefano Florio" w:date="2019-01-20T19:56:00Z"/>
          <w:rFonts w:ascii="Arial" w:hAnsi="Arial" w:cs="Arial"/>
          <w:b/>
          <w:sz w:val="28"/>
          <w:szCs w:val="28"/>
          <w:lang w:val="it-IT"/>
        </w:rPr>
      </w:pPr>
    </w:p>
    <w:p w:rsidR="00043250" w:rsidRDefault="00043250" w:rsidP="00043250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ins w:id="1667" w:author="Stefano Florio" w:date="2019-01-20T19:42:00Z"/>
          <w:rFonts w:ascii="Arial" w:hAnsi="Arial" w:cs="Arial"/>
          <w:lang w:val="it-IT"/>
        </w:rPr>
      </w:pPr>
      <w:ins w:id="1668" w:author="Stefano Florio" w:date="2019-01-20T19:42:00Z">
        <w:r w:rsidRPr="008C64AF">
          <w:rPr>
            <w:rFonts w:ascii="Arial" w:hAnsi="Arial" w:cs="Arial"/>
            <w:b/>
            <w:lang w:val="it-IT"/>
          </w:rPr>
          <w:t>Calcolo priorità e pericoli</w:t>
        </w:r>
        <w:r w:rsidRPr="008C64AF">
          <w:rPr>
            <w:rFonts w:ascii="Arial" w:hAnsi="Arial" w:cs="Arial"/>
            <w:lang w:val="it-IT"/>
          </w:rPr>
          <w:t xml:space="preserve">: </w:t>
        </w:r>
        <w:r>
          <w:rPr>
            <w:rFonts w:ascii="Arial" w:hAnsi="Arial" w:cs="Arial"/>
            <w:lang w:val="it-IT"/>
          </w:rPr>
          <w:t xml:space="preserve">questa funzionalità è soddisfatta dal modulo </w:t>
        </w:r>
        <w:proofErr w:type="spellStart"/>
        <w:r>
          <w:rPr>
            <w:rFonts w:ascii="Arial" w:hAnsi="Arial" w:cs="Arial"/>
            <w:lang w:val="it-IT"/>
          </w:rPr>
          <w:t>CalcoloPriorità</w:t>
        </w:r>
      </w:ins>
      <w:proofErr w:type="spellEnd"/>
      <w:ins w:id="1669" w:author="Stefano Florio" w:date="2019-01-20T19:49:00Z">
        <w:r w:rsidR="001B0F2E">
          <w:rPr>
            <w:rFonts w:ascii="Arial" w:hAnsi="Arial" w:cs="Arial"/>
            <w:lang w:val="it-IT"/>
          </w:rPr>
          <w:t xml:space="preserve">, il quale contiene un algoritmo che calcola le allerte e i pericoli </w:t>
        </w:r>
      </w:ins>
      <w:ins w:id="1670" w:author="Stefano Florio" w:date="2019-01-20T19:50:00Z">
        <w:r w:rsidR="001B0F2E">
          <w:rPr>
            <w:rFonts w:ascii="Arial" w:hAnsi="Arial" w:cs="Arial"/>
            <w:lang w:val="it-IT"/>
          </w:rPr>
          <w:t>con una affidabilità del 100% (assumendo la veridicità dei dati rilevati dai sensori).</w:t>
        </w:r>
      </w:ins>
    </w:p>
    <w:p w:rsidR="00043250" w:rsidRPr="006514BA" w:rsidRDefault="00043250" w:rsidP="00043250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ins w:id="1671" w:author="Stefano Florio" w:date="2019-01-20T19:42:00Z"/>
          <w:rFonts w:ascii="Arial" w:hAnsi="Arial" w:cs="Arial"/>
          <w:b/>
          <w:lang w:val="it-IT"/>
        </w:rPr>
      </w:pPr>
      <w:ins w:id="1672" w:author="Stefano Florio" w:date="2019-01-20T19:42:00Z">
        <w:r w:rsidRPr="006514BA">
          <w:rPr>
            <w:rFonts w:ascii="Arial" w:hAnsi="Arial" w:cs="Arial"/>
            <w:b/>
            <w:lang w:val="it-IT"/>
          </w:rPr>
          <w:t>Invio Dati:</w:t>
        </w:r>
      </w:ins>
      <w:ins w:id="1673" w:author="Stefano Florio" w:date="2019-01-20T19:51:00Z">
        <w:r w:rsidR="001B0F2E">
          <w:rPr>
            <w:rFonts w:ascii="Arial" w:hAnsi="Arial" w:cs="Arial"/>
            <w:b/>
            <w:lang w:val="it-IT"/>
          </w:rPr>
          <w:t xml:space="preserve"> </w:t>
        </w:r>
        <w:r w:rsidR="001B0F2E">
          <w:rPr>
            <w:rFonts w:ascii="Arial" w:hAnsi="Arial" w:cs="Arial"/>
            <w:lang w:val="it-IT"/>
          </w:rPr>
          <w:t xml:space="preserve">funzionalità </w:t>
        </w:r>
      </w:ins>
      <w:ins w:id="1674" w:author="Stefano Florio" w:date="2019-01-20T19:52:00Z">
        <w:r w:rsidR="001B0F2E">
          <w:rPr>
            <w:rFonts w:ascii="Arial" w:hAnsi="Arial" w:cs="Arial"/>
            <w:lang w:val="it-IT"/>
          </w:rPr>
          <w:t>offerta da un applicativo che simula l’invio dei dati rilevati da sensore al database, popolandolo con valori randomici</w:t>
        </w:r>
      </w:ins>
      <w:ins w:id="1675" w:author="Stefano Florio" w:date="2019-01-20T19:53:00Z">
        <w:r w:rsidR="001B0F2E">
          <w:rPr>
            <w:rFonts w:ascii="Arial" w:hAnsi="Arial" w:cs="Arial"/>
            <w:lang w:val="it-IT"/>
          </w:rPr>
          <w:t>; tuttavia verranno rilevati molto spesso pericoli in quanto valori privi di fondamento.</w:t>
        </w:r>
      </w:ins>
    </w:p>
    <w:p w:rsidR="00043250" w:rsidRPr="006514BA" w:rsidRDefault="00043250" w:rsidP="00043250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ins w:id="1676" w:author="Stefano Florio" w:date="2019-01-20T19:42:00Z"/>
          <w:rFonts w:ascii="Arial" w:hAnsi="Arial" w:cs="Arial"/>
          <w:color w:val="000000"/>
          <w:lang w:val="it-IT" w:eastAsia="it-IT"/>
        </w:rPr>
      </w:pPr>
      <w:ins w:id="1677" w:author="Stefano Florio" w:date="2019-01-20T19:42:00Z">
        <w:r>
          <w:rPr>
            <w:rFonts w:ascii="Arial" w:hAnsi="Arial" w:cs="Arial"/>
            <w:b/>
            <w:lang w:val="it-IT"/>
          </w:rPr>
          <w:t>Gestione sensori</w:t>
        </w:r>
      </w:ins>
      <w:ins w:id="1678" w:author="Stefano Florio" w:date="2019-01-20T19:53:00Z">
        <w:r w:rsidR="001B0F2E">
          <w:rPr>
            <w:rFonts w:ascii="Arial" w:hAnsi="Arial" w:cs="Arial"/>
            <w:b/>
            <w:lang w:val="it-IT"/>
          </w:rPr>
          <w:t xml:space="preserve">: </w:t>
        </w:r>
      </w:ins>
      <w:ins w:id="1679" w:author="Stefano Florio" w:date="2019-01-20T19:54:00Z">
        <w:r w:rsidR="001B0F2E">
          <w:rPr>
            <w:rFonts w:ascii="Arial" w:hAnsi="Arial" w:cs="Arial"/>
            <w:lang w:val="it-IT"/>
          </w:rPr>
          <w:t xml:space="preserve">il gestore edificio può </w:t>
        </w:r>
      </w:ins>
      <w:ins w:id="1680" w:author="Stefano Florio" w:date="2019-01-20T19:55:00Z">
        <w:r w:rsidR="001B0F2E">
          <w:rPr>
            <w:rFonts w:ascii="Arial" w:hAnsi="Arial" w:cs="Arial"/>
            <w:lang w:val="it-IT"/>
          </w:rPr>
          <w:t>cliccare sul bottone “Settaggio Valori” per modificare i MIN e MAX VALUE per ogni tipo di variabile ambientale per stanza.</w:t>
        </w:r>
      </w:ins>
    </w:p>
    <w:p w:rsidR="00043250" w:rsidRPr="008C64AF" w:rsidRDefault="00043250" w:rsidP="00043250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ins w:id="1681" w:author="Stefano Florio" w:date="2019-01-20T19:42:00Z"/>
          <w:rFonts w:ascii="Arial" w:hAnsi="Arial" w:cs="Arial"/>
          <w:color w:val="000000"/>
          <w:lang w:val="it-IT" w:eastAsia="it-IT"/>
        </w:rPr>
      </w:pPr>
      <w:ins w:id="1682" w:author="Stefano Florio" w:date="2019-01-20T19:42:00Z">
        <w:r>
          <w:rPr>
            <w:rFonts w:ascii="Arial" w:hAnsi="Arial" w:cs="Arial"/>
            <w:b/>
            <w:lang w:val="it-IT"/>
          </w:rPr>
          <w:t>Gestione Utenza</w:t>
        </w:r>
      </w:ins>
      <w:ins w:id="1683" w:author="Stefano Florio" w:date="2019-01-20T19:55:00Z">
        <w:r w:rsidR="001B0F2E">
          <w:rPr>
            <w:rFonts w:ascii="Arial" w:hAnsi="Arial" w:cs="Arial"/>
            <w:b/>
            <w:lang w:val="it-IT"/>
          </w:rPr>
          <w:t xml:space="preserve">: </w:t>
        </w:r>
        <w:r w:rsidR="001B0F2E">
          <w:rPr>
            <w:rFonts w:ascii="Arial" w:hAnsi="Arial" w:cs="Arial"/>
            <w:lang w:val="it-IT"/>
          </w:rPr>
          <w:t>l’interfaccia “</w:t>
        </w:r>
        <w:proofErr w:type="spellStart"/>
        <w:r w:rsidR="001B0F2E">
          <w:rPr>
            <w:rFonts w:ascii="Arial" w:hAnsi="Arial" w:cs="Arial"/>
            <w:lang w:val="it-IT"/>
          </w:rPr>
          <w:t>Admin_Page</w:t>
        </w:r>
        <w:proofErr w:type="spellEnd"/>
        <w:r w:rsidR="001B0F2E">
          <w:rPr>
            <w:rFonts w:ascii="Arial" w:hAnsi="Arial" w:cs="Arial"/>
            <w:lang w:val="it-IT"/>
          </w:rPr>
          <w:t>” permette all’Admin di eseguire queste funzionalità</w:t>
        </w:r>
      </w:ins>
      <w:ins w:id="1684" w:author="Stefano Florio" w:date="2019-01-20T19:56:00Z">
        <w:r w:rsidR="001B0F2E">
          <w:rPr>
            <w:rFonts w:ascii="Arial" w:hAnsi="Arial" w:cs="Arial"/>
            <w:lang w:val="it-IT"/>
          </w:rPr>
          <w:t>.</w:t>
        </w:r>
      </w:ins>
    </w:p>
    <w:p w:rsidR="00043250" w:rsidRDefault="00043250" w:rsidP="00043250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ins w:id="1685" w:author="Stefano Florio" w:date="2019-01-20T19:42:00Z"/>
          <w:rFonts w:ascii="Arial" w:hAnsi="Arial" w:cs="Arial"/>
          <w:lang w:val="it-IT"/>
        </w:rPr>
      </w:pPr>
      <w:ins w:id="1686" w:author="Stefano Florio" w:date="2019-01-20T19:42:00Z">
        <w:r w:rsidRPr="008C64AF">
          <w:rPr>
            <w:rFonts w:ascii="Arial" w:hAnsi="Arial" w:cs="Arial"/>
            <w:b/>
            <w:lang w:val="it-IT"/>
          </w:rPr>
          <w:t>Allerta sicurezza</w:t>
        </w:r>
        <w:r w:rsidRPr="008C64AF">
          <w:rPr>
            <w:rFonts w:ascii="Arial" w:hAnsi="Arial" w:cs="Arial"/>
            <w:lang w:val="it-IT"/>
          </w:rPr>
          <w:t xml:space="preserve">: </w:t>
        </w:r>
      </w:ins>
      <w:ins w:id="1687" w:author="Stefano Florio" w:date="2019-01-20T20:04:00Z">
        <w:r w:rsidR="001E560B">
          <w:rPr>
            <w:rFonts w:ascii="Arial" w:hAnsi="Arial" w:cs="Arial"/>
            <w:lang w:val="it-IT"/>
          </w:rPr>
          <w:t>un gestore edificio può visionare i contatti per allertare le autorità cliccando il bottone “Allerta Autorità”.</w:t>
        </w:r>
      </w:ins>
    </w:p>
    <w:p w:rsidR="00043250" w:rsidRDefault="00043250" w:rsidP="00043250">
      <w:pPr>
        <w:widowControl w:val="0"/>
        <w:shd w:val="clear" w:color="auto" w:fill="FFFFFF"/>
        <w:autoSpaceDE w:val="0"/>
        <w:autoSpaceDN w:val="0"/>
        <w:adjustRightInd w:val="0"/>
        <w:rPr>
          <w:ins w:id="1688" w:author="Stefano Florio" w:date="2019-01-20T19:42:00Z"/>
          <w:rFonts w:ascii="Arial" w:hAnsi="Arial" w:cs="Arial"/>
          <w:b/>
          <w:sz w:val="28"/>
          <w:szCs w:val="28"/>
          <w:lang w:val="it-IT"/>
        </w:rPr>
      </w:pPr>
    </w:p>
    <w:p w:rsidR="00043250" w:rsidRDefault="00043250" w:rsidP="00043250">
      <w:pPr>
        <w:widowControl w:val="0"/>
        <w:shd w:val="clear" w:color="auto" w:fill="FFFFFF"/>
        <w:autoSpaceDE w:val="0"/>
        <w:autoSpaceDN w:val="0"/>
        <w:adjustRightInd w:val="0"/>
        <w:rPr>
          <w:ins w:id="1689" w:author="Stefano Florio" w:date="2019-01-20T20:04:00Z"/>
          <w:rFonts w:ascii="Arial" w:hAnsi="Arial" w:cs="Arial"/>
          <w:b/>
          <w:sz w:val="28"/>
          <w:szCs w:val="28"/>
          <w:lang w:val="it-IT"/>
        </w:rPr>
      </w:pPr>
      <w:ins w:id="1690" w:author="Stefano Florio" w:date="2019-01-20T19:42:00Z">
        <w:r w:rsidRPr="006514BA">
          <w:rPr>
            <w:rFonts w:ascii="Arial" w:hAnsi="Arial" w:cs="Arial"/>
            <w:b/>
            <w:sz w:val="28"/>
            <w:szCs w:val="28"/>
            <w:lang w:val="it-IT"/>
          </w:rPr>
          <w:lastRenderedPageBreak/>
          <w:t>DATABASE</w:t>
        </w:r>
      </w:ins>
    </w:p>
    <w:p w:rsidR="001E560B" w:rsidRDefault="001E560B" w:rsidP="00043250">
      <w:pPr>
        <w:widowControl w:val="0"/>
        <w:shd w:val="clear" w:color="auto" w:fill="FFFFFF"/>
        <w:autoSpaceDE w:val="0"/>
        <w:autoSpaceDN w:val="0"/>
        <w:adjustRightInd w:val="0"/>
        <w:rPr>
          <w:ins w:id="1691" w:author="Stefano Florio" w:date="2019-01-20T19:42:00Z"/>
          <w:rFonts w:ascii="Arial" w:hAnsi="Arial" w:cs="Arial"/>
          <w:lang w:val="it-IT"/>
        </w:rPr>
      </w:pPr>
    </w:p>
    <w:p w:rsidR="00043250" w:rsidRPr="006514BA" w:rsidRDefault="00043250" w:rsidP="00043250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ins w:id="1692" w:author="Stefano Florio" w:date="2019-01-20T19:42:00Z"/>
          <w:rFonts w:ascii="Arial" w:hAnsi="Arial" w:cs="Arial"/>
          <w:lang w:val="it-IT"/>
        </w:rPr>
      </w:pPr>
      <w:ins w:id="1693" w:author="Stefano Florio" w:date="2019-01-20T19:42:00Z">
        <w:r w:rsidRPr="008C64AF">
          <w:rPr>
            <w:rFonts w:ascii="Arial" w:hAnsi="Arial" w:cs="Arial"/>
            <w:b/>
            <w:bCs/>
            <w:color w:val="000000"/>
            <w:lang w:val="it-IT" w:eastAsia="it-IT"/>
          </w:rPr>
          <w:t>Salvataggio dati sensori:</w:t>
        </w:r>
      </w:ins>
      <w:ins w:id="1694" w:author="Stefano Florio" w:date="2019-01-20T20:06:00Z">
        <w:r w:rsidR="00BB0751">
          <w:rPr>
            <w:rFonts w:ascii="Arial" w:hAnsi="Arial" w:cs="Arial"/>
            <w:b/>
            <w:bCs/>
            <w:color w:val="000000"/>
            <w:lang w:val="it-IT" w:eastAsia="it-IT"/>
          </w:rPr>
          <w:t xml:space="preserve"> </w:t>
        </w:r>
        <w:r w:rsidR="00BB0751">
          <w:rPr>
            <w:rFonts w:ascii="Arial" w:hAnsi="Arial" w:cs="Arial"/>
            <w:bCs/>
            <w:color w:val="000000"/>
            <w:lang w:val="it-IT" w:eastAsia="it-IT"/>
          </w:rPr>
          <w:t>tramit</w:t>
        </w:r>
      </w:ins>
      <w:ins w:id="1695" w:author="Stefano Florio" w:date="2019-01-20T20:07:00Z">
        <w:r w:rsidR="00BB0751">
          <w:rPr>
            <w:rFonts w:ascii="Arial" w:hAnsi="Arial" w:cs="Arial"/>
            <w:bCs/>
            <w:color w:val="000000"/>
            <w:lang w:val="it-IT" w:eastAsia="it-IT"/>
          </w:rPr>
          <w:t xml:space="preserve">e il </w:t>
        </w:r>
        <w:proofErr w:type="spellStart"/>
        <w:r w:rsidR="00BB0751">
          <w:rPr>
            <w:rFonts w:ascii="Arial" w:hAnsi="Arial" w:cs="Arial"/>
            <w:bCs/>
            <w:color w:val="000000"/>
            <w:lang w:val="it-IT" w:eastAsia="it-IT"/>
          </w:rPr>
          <w:t>dump.sql</w:t>
        </w:r>
        <w:proofErr w:type="spellEnd"/>
        <w:r w:rsidR="00BB0751">
          <w:rPr>
            <w:rFonts w:ascii="Arial" w:hAnsi="Arial" w:cs="Arial"/>
            <w:bCs/>
            <w:color w:val="000000"/>
            <w:lang w:val="it-IT" w:eastAsia="it-IT"/>
          </w:rPr>
          <w:t xml:space="preserve"> allegato verranno salvati i sensori nel database.</w:t>
        </w:r>
      </w:ins>
      <w:ins w:id="1696" w:author="Stefano Florio" w:date="2019-01-20T19:42:00Z">
        <w:r w:rsidRPr="00C303AE">
          <w:rPr>
            <w:rFonts w:ascii="Arial" w:hAnsi="Arial" w:cs="Arial"/>
            <w:color w:val="000000"/>
            <w:lang w:val="it-IT" w:eastAsia="it-IT"/>
          </w:rPr>
          <w:t xml:space="preserve"> </w:t>
        </w:r>
      </w:ins>
    </w:p>
    <w:p w:rsidR="00043250" w:rsidRPr="006514BA" w:rsidRDefault="00043250" w:rsidP="00043250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ins w:id="1697" w:author="Stefano Florio" w:date="2019-01-20T19:42:00Z"/>
          <w:rFonts w:ascii="Arial" w:hAnsi="Arial" w:cs="Arial"/>
          <w:lang w:val="it-IT"/>
        </w:rPr>
      </w:pPr>
      <w:ins w:id="1698" w:author="Stefano Florio" w:date="2019-01-20T19:42:00Z">
        <w:r>
          <w:rPr>
            <w:rFonts w:ascii="Arial" w:hAnsi="Arial" w:cs="Arial"/>
            <w:b/>
            <w:bCs/>
            <w:color w:val="000000"/>
            <w:lang w:val="it-IT" w:eastAsia="it-IT"/>
          </w:rPr>
          <w:t>Salvataggio dati valori:</w:t>
        </w:r>
      </w:ins>
      <w:ins w:id="1699" w:author="Stefano Florio" w:date="2019-01-20T20:05:00Z">
        <w:r w:rsidR="001E560B">
          <w:rPr>
            <w:rFonts w:ascii="Arial" w:hAnsi="Arial" w:cs="Arial"/>
            <w:b/>
            <w:bCs/>
            <w:color w:val="000000"/>
            <w:lang w:val="it-IT" w:eastAsia="it-IT"/>
          </w:rPr>
          <w:t xml:space="preserve"> </w:t>
        </w:r>
      </w:ins>
      <w:ins w:id="1700" w:author="Stefano Florio" w:date="2019-01-20T20:07:00Z">
        <w:r w:rsidR="00BB0751">
          <w:rPr>
            <w:rFonts w:ascii="Arial" w:hAnsi="Arial" w:cs="Arial"/>
            <w:bCs/>
            <w:color w:val="000000"/>
            <w:lang w:val="it-IT" w:eastAsia="it-IT"/>
          </w:rPr>
          <w:t>lo script “</w:t>
        </w:r>
        <w:proofErr w:type="spellStart"/>
        <w:r w:rsidR="00BB0751">
          <w:rPr>
            <w:rFonts w:ascii="Arial" w:hAnsi="Arial" w:cs="Arial"/>
            <w:bCs/>
            <w:color w:val="000000"/>
            <w:lang w:val="it-IT" w:eastAsia="it-IT"/>
          </w:rPr>
          <w:t>InvioDati</w:t>
        </w:r>
      </w:ins>
      <w:ins w:id="1701" w:author="Stefano Florio" w:date="2019-01-20T20:08:00Z">
        <w:r w:rsidR="00BB0751">
          <w:rPr>
            <w:rFonts w:ascii="Arial" w:hAnsi="Arial" w:cs="Arial"/>
            <w:bCs/>
            <w:color w:val="000000"/>
            <w:lang w:val="it-IT" w:eastAsia="it-IT"/>
          </w:rPr>
          <w:t>.sql</w:t>
        </w:r>
        <w:proofErr w:type="spellEnd"/>
        <w:r w:rsidR="00BB0751">
          <w:rPr>
            <w:rFonts w:ascii="Arial" w:hAnsi="Arial" w:cs="Arial"/>
            <w:bCs/>
            <w:color w:val="000000"/>
            <w:lang w:val="it-IT" w:eastAsia="it-IT"/>
          </w:rPr>
          <w:t>” si occupa di popolare il database ad intervalli regolari con nuovi valori rilevati.</w:t>
        </w:r>
      </w:ins>
    </w:p>
    <w:p w:rsidR="00E82EC1" w:rsidRPr="00DF13C5" w:rsidRDefault="00E82EC1" w:rsidP="00E82EC1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ins w:id="1702" w:author="Stefano Florio" w:date="2019-01-20T21:24:00Z"/>
          <w:rFonts w:ascii="Arial" w:hAnsi="Arial" w:cs="Arial"/>
          <w:lang w:val="it-IT"/>
        </w:rPr>
      </w:pPr>
      <w:ins w:id="1703" w:author="Stefano Florio" w:date="2019-01-20T21:24:00Z">
        <w:r w:rsidRPr="00E82EC1">
          <w:rPr>
            <w:rFonts w:ascii="Arial" w:hAnsi="Arial" w:cs="Arial"/>
            <w:b/>
            <w:color w:val="000000"/>
            <w:lang w:val="it-IT" w:eastAsia="it-IT"/>
            <w:rPrChange w:id="1704" w:author="Stefano Florio" w:date="2019-01-20T21:24:00Z">
              <w:rPr>
                <w:rFonts w:ascii="Arial" w:hAnsi="Arial" w:cs="Arial"/>
                <w:color w:val="000000"/>
                <w:lang w:val="it-IT" w:eastAsia="it-IT"/>
              </w:rPr>
            </w:rPrChange>
          </w:rPr>
          <w:t xml:space="preserve">Fault </w:t>
        </w:r>
        <w:proofErr w:type="spellStart"/>
        <w:r w:rsidRPr="00E82EC1">
          <w:rPr>
            <w:rFonts w:ascii="Arial" w:hAnsi="Arial" w:cs="Arial"/>
            <w:b/>
            <w:color w:val="000000"/>
            <w:lang w:val="it-IT" w:eastAsia="it-IT"/>
            <w:rPrChange w:id="1705" w:author="Stefano Florio" w:date="2019-01-20T21:24:00Z">
              <w:rPr>
                <w:rFonts w:ascii="Arial" w:hAnsi="Arial" w:cs="Arial"/>
                <w:color w:val="000000"/>
                <w:lang w:val="it-IT" w:eastAsia="it-IT"/>
              </w:rPr>
            </w:rPrChange>
          </w:rPr>
          <w:t>tolerance</w:t>
        </w:r>
        <w:proofErr w:type="spellEnd"/>
        <w:r w:rsidRPr="00E82EC1">
          <w:rPr>
            <w:rFonts w:ascii="Arial" w:hAnsi="Arial" w:cs="Arial"/>
            <w:b/>
            <w:color w:val="000000"/>
            <w:lang w:val="it-IT" w:eastAsia="it-IT"/>
            <w:rPrChange w:id="1706" w:author="Stefano Florio" w:date="2019-01-20T21:24:00Z">
              <w:rPr>
                <w:rFonts w:ascii="Arial" w:hAnsi="Arial" w:cs="Arial"/>
                <w:color w:val="000000"/>
                <w:lang w:val="it-IT" w:eastAsia="it-IT"/>
              </w:rPr>
            </w:rPrChange>
          </w:rPr>
          <w:t>:</w:t>
        </w:r>
        <w:r w:rsidRPr="00126924">
          <w:rPr>
            <w:rFonts w:ascii="Arial" w:hAnsi="Arial" w:cs="Arial"/>
            <w:color w:val="000000"/>
            <w:lang w:val="it-IT" w:eastAsia="it-IT"/>
          </w:rPr>
          <w:t xml:space="preserve"> </w:t>
        </w:r>
      </w:ins>
      <w:ins w:id="1707" w:author="Stefano Florio" w:date="2019-01-20T21:25:00Z">
        <w:r>
          <w:rPr>
            <w:rFonts w:ascii="Arial" w:hAnsi="Arial" w:cs="Arial"/>
            <w:lang w:val="it-IT"/>
          </w:rPr>
          <w:t>p</w:t>
        </w:r>
      </w:ins>
      <w:ins w:id="1708" w:author="Stefano Florio" w:date="2019-01-20T21:24:00Z">
        <w:r w:rsidRPr="00DF13C5">
          <w:rPr>
            <w:rFonts w:ascii="Arial" w:hAnsi="Arial" w:cs="Arial"/>
            <w:lang w:val="it-IT"/>
          </w:rPr>
          <w:t>er soddisfare questo requisito abbiamo creato uno script batch che una volta avviato sfrutta l’utility “</w:t>
        </w:r>
        <w:proofErr w:type="spellStart"/>
        <w:r w:rsidRPr="00DF13C5">
          <w:rPr>
            <w:rFonts w:ascii="Arial" w:hAnsi="Arial" w:cs="Arial"/>
            <w:lang w:val="it-IT"/>
          </w:rPr>
          <w:t>MySqlDump</w:t>
        </w:r>
        <w:proofErr w:type="spellEnd"/>
        <w:r w:rsidRPr="00DF13C5">
          <w:rPr>
            <w:rFonts w:ascii="Arial" w:hAnsi="Arial" w:cs="Arial"/>
            <w:lang w:val="it-IT"/>
          </w:rPr>
          <w:t>”</w:t>
        </w:r>
      </w:ins>
      <w:ins w:id="1709" w:author="Stefano Florio" w:date="2019-01-20T21:25:00Z">
        <w:r>
          <w:rPr>
            <w:rFonts w:ascii="Arial" w:hAnsi="Arial" w:cs="Arial"/>
            <w:lang w:val="it-IT"/>
          </w:rPr>
          <w:t>;</w:t>
        </w:r>
      </w:ins>
      <w:ins w:id="1710" w:author="Stefano Florio" w:date="2019-01-20T21:24:00Z">
        <w:r w:rsidRPr="00DF13C5">
          <w:rPr>
            <w:rFonts w:ascii="Arial" w:hAnsi="Arial" w:cs="Arial"/>
            <w:lang w:val="it-IT"/>
          </w:rPr>
          <w:t xml:space="preserve"> questo script crea un task pianificato nella macchina sul quale viene avviato che esegue ad intervalli di 5 minuti il </w:t>
        </w:r>
        <w:proofErr w:type="spellStart"/>
        <w:r w:rsidRPr="00DF13C5">
          <w:rPr>
            <w:rFonts w:ascii="Arial" w:hAnsi="Arial" w:cs="Arial"/>
            <w:lang w:val="it-IT"/>
          </w:rPr>
          <w:t>dump</w:t>
        </w:r>
        <w:proofErr w:type="spellEnd"/>
        <w:r w:rsidRPr="00DF13C5">
          <w:rPr>
            <w:rFonts w:ascii="Arial" w:hAnsi="Arial" w:cs="Arial"/>
            <w:lang w:val="it-IT"/>
          </w:rPr>
          <w:t xml:space="preserve"> del database e lo salva nella cartella specificata con il nome “</w:t>
        </w:r>
        <w:proofErr w:type="spellStart"/>
        <w:r w:rsidRPr="00DF13C5">
          <w:rPr>
            <w:rFonts w:ascii="Arial" w:hAnsi="Arial" w:cs="Arial"/>
            <w:lang w:val="it-IT"/>
          </w:rPr>
          <w:t>monitoraggio.sql</w:t>
        </w:r>
        <w:proofErr w:type="spellEnd"/>
        <w:r w:rsidRPr="00DF13C5">
          <w:rPr>
            <w:rFonts w:ascii="Arial" w:hAnsi="Arial" w:cs="Arial"/>
            <w:lang w:val="it-IT"/>
          </w:rPr>
          <w:t>”. Il file di backup ad ogni creazione viene sovrascritto, in modo da avere solo l’ultimo dato aggiornato e non influire sulla memoria di archiviazione. Tutto questo per evitare di perdere eventuali dati in caso di guasti o interruzioni, e poter eseguire il ripristino del database quando necessario.</w:t>
        </w:r>
      </w:ins>
    </w:p>
    <w:p w:rsidR="00E82EC1" w:rsidRPr="00DF13C5" w:rsidRDefault="00E82EC1" w:rsidP="00E82EC1">
      <w:pPr>
        <w:widowControl w:val="0"/>
        <w:shd w:val="clear" w:color="auto" w:fill="FFFFFF"/>
        <w:autoSpaceDE w:val="0"/>
        <w:autoSpaceDN w:val="0"/>
        <w:adjustRightInd w:val="0"/>
        <w:ind w:left="360"/>
        <w:rPr>
          <w:ins w:id="1711" w:author="Stefano Florio" w:date="2019-01-20T21:24:00Z"/>
          <w:rFonts w:ascii="Arial" w:hAnsi="Arial" w:cs="Arial"/>
          <w:lang w:val="it-IT"/>
        </w:rPr>
      </w:pPr>
    </w:p>
    <w:p w:rsidR="00E82EC1" w:rsidRDefault="00E82EC1" w:rsidP="00E82EC1">
      <w:pPr>
        <w:widowControl w:val="0"/>
        <w:shd w:val="clear" w:color="auto" w:fill="FFFFFF"/>
        <w:autoSpaceDE w:val="0"/>
        <w:autoSpaceDN w:val="0"/>
        <w:adjustRightInd w:val="0"/>
        <w:ind w:left="360"/>
        <w:rPr>
          <w:ins w:id="1712" w:author="Stefano Florio" w:date="2019-01-20T22:08:00Z"/>
          <w:rFonts w:ascii="Arial" w:hAnsi="Arial" w:cs="Arial"/>
          <w:sz w:val="20"/>
          <w:szCs w:val="20"/>
          <w:lang w:val="it-IT"/>
        </w:rPr>
      </w:pPr>
      <w:ins w:id="1713" w:author="Stefano Florio" w:date="2019-01-20T21:24:00Z">
        <w:r>
          <w:rPr>
            <w:rFonts w:ascii="Arial" w:hAnsi="Arial" w:cs="Arial"/>
            <w:sz w:val="20"/>
            <w:szCs w:val="20"/>
            <w:lang w:val="it-IT"/>
          </w:rPr>
          <w:tab/>
        </w:r>
        <w:r w:rsidRPr="00E82EC1">
          <w:rPr>
            <w:rFonts w:ascii="Arial" w:hAnsi="Arial" w:cs="Arial"/>
            <w:sz w:val="20"/>
            <w:szCs w:val="20"/>
            <w:lang w:val="it-IT"/>
            <w:rPrChange w:id="1714" w:author="Stefano Florio" w:date="2019-01-20T21:24:00Z">
              <w:rPr>
                <w:rFonts w:ascii="Arial" w:hAnsi="Arial" w:cs="Arial"/>
                <w:lang w:val="it-IT"/>
              </w:rPr>
            </w:rPrChange>
          </w:rPr>
          <w:t>Nota: lo script, a casa dell’estensione .</w:t>
        </w:r>
        <w:proofErr w:type="spellStart"/>
        <w:r w:rsidRPr="00E82EC1">
          <w:rPr>
            <w:rFonts w:ascii="Arial" w:hAnsi="Arial" w:cs="Arial"/>
            <w:sz w:val="20"/>
            <w:szCs w:val="20"/>
            <w:lang w:val="it-IT"/>
            <w:rPrChange w:id="1715" w:author="Stefano Florio" w:date="2019-01-20T21:24:00Z">
              <w:rPr>
                <w:rFonts w:ascii="Arial" w:hAnsi="Arial" w:cs="Arial"/>
                <w:lang w:val="it-IT"/>
              </w:rPr>
            </w:rPrChange>
          </w:rPr>
          <w:t>bat</w:t>
        </w:r>
        <w:proofErr w:type="spellEnd"/>
        <w:r w:rsidRPr="00E82EC1">
          <w:rPr>
            <w:rFonts w:ascii="Arial" w:hAnsi="Arial" w:cs="Arial"/>
            <w:sz w:val="20"/>
            <w:szCs w:val="20"/>
            <w:lang w:val="it-IT"/>
            <w:rPrChange w:id="1716" w:author="Stefano Florio" w:date="2019-01-20T21:24:00Z">
              <w:rPr>
                <w:rFonts w:ascii="Arial" w:hAnsi="Arial" w:cs="Arial"/>
                <w:lang w:val="it-IT"/>
              </w:rPr>
            </w:rPrChange>
          </w:rPr>
          <w:t>, funziona solo su piattaforma windows.</w:t>
        </w:r>
      </w:ins>
    </w:p>
    <w:p w:rsidR="00A42A1F" w:rsidRPr="00E82EC1" w:rsidRDefault="00A42A1F" w:rsidP="00E82EC1">
      <w:pPr>
        <w:widowControl w:val="0"/>
        <w:shd w:val="clear" w:color="auto" w:fill="FFFFFF"/>
        <w:autoSpaceDE w:val="0"/>
        <w:autoSpaceDN w:val="0"/>
        <w:adjustRightInd w:val="0"/>
        <w:ind w:left="360"/>
        <w:rPr>
          <w:ins w:id="1717" w:author="Stefano Florio" w:date="2019-01-20T21:24:00Z"/>
          <w:rFonts w:ascii="Arial" w:hAnsi="Arial" w:cs="Arial"/>
          <w:sz w:val="20"/>
          <w:szCs w:val="20"/>
          <w:lang w:val="it-IT"/>
          <w:rPrChange w:id="1718" w:author="Stefano Florio" w:date="2019-01-20T21:24:00Z">
            <w:rPr>
              <w:ins w:id="1719" w:author="Stefano Florio" w:date="2019-01-20T21:24:00Z"/>
              <w:rFonts w:ascii="Arial" w:hAnsi="Arial" w:cs="Arial"/>
              <w:lang w:val="it-IT"/>
            </w:rPr>
          </w:rPrChange>
        </w:rPr>
      </w:pPr>
      <w:ins w:id="1720" w:author="Stefano Florio" w:date="2019-01-20T22:08:00Z">
        <w:r>
          <w:rPr>
            <w:rFonts w:ascii="Arial" w:hAnsi="Arial" w:cs="Arial"/>
            <w:sz w:val="20"/>
            <w:szCs w:val="20"/>
            <w:lang w:val="it-IT"/>
          </w:rPr>
          <w:tab/>
          <w:t xml:space="preserve">Per i dettagli dello script realizzato cliccare </w:t>
        </w:r>
      </w:ins>
      <w:ins w:id="1721" w:author="Stefano Florio" w:date="2019-01-20T22:24:00Z">
        <w:r w:rsidR="00215746">
          <w:rPr>
            <w:rFonts w:ascii="Arial" w:hAnsi="Arial" w:cs="Arial"/>
            <w:sz w:val="20"/>
            <w:szCs w:val="20"/>
            <w:lang w:val="it-IT"/>
          </w:rPr>
          <w:fldChar w:fldCharType="begin"/>
        </w:r>
        <w:r w:rsidR="00215746">
          <w:rPr>
            <w:rFonts w:ascii="Arial" w:hAnsi="Arial" w:cs="Arial"/>
            <w:sz w:val="20"/>
            <w:szCs w:val="20"/>
            <w:lang w:val="it-IT"/>
          </w:rPr>
          <w:instrText xml:space="preserve"> HYPERLINK "ScriptDump.pptx" </w:instrText>
        </w:r>
        <w:r w:rsidR="00215746">
          <w:rPr>
            <w:rFonts w:ascii="Arial" w:hAnsi="Arial" w:cs="Arial"/>
            <w:sz w:val="20"/>
            <w:szCs w:val="20"/>
            <w:lang w:val="it-IT"/>
          </w:rPr>
        </w:r>
        <w:r w:rsidR="00215746">
          <w:rPr>
            <w:rFonts w:ascii="Arial" w:hAnsi="Arial" w:cs="Arial"/>
            <w:sz w:val="20"/>
            <w:szCs w:val="20"/>
            <w:lang w:val="it-IT"/>
          </w:rPr>
          <w:fldChar w:fldCharType="separate"/>
        </w:r>
        <w:r w:rsidRPr="00215746">
          <w:rPr>
            <w:rStyle w:val="Collegamentoipertestuale"/>
            <w:rFonts w:ascii="Arial" w:hAnsi="Arial" w:cs="Arial"/>
            <w:sz w:val="20"/>
            <w:szCs w:val="20"/>
            <w:lang w:val="it-IT"/>
          </w:rPr>
          <w:t>qui</w:t>
        </w:r>
        <w:r w:rsidR="00215746">
          <w:rPr>
            <w:rFonts w:ascii="Arial" w:hAnsi="Arial" w:cs="Arial"/>
            <w:sz w:val="20"/>
            <w:szCs w:val="20"/>
            <w:lang w:val="it-IT"/>
          </w:rPr>
          <w:fldChar w:fldCharType="end"/>
        </w:r>
        <w:r w:rsidR="00215746">
          <w:rPr>
            <w:rFonts w:ascii="Arial" w:hAnsi="Arial" w:cs="Arial"/>
            <w:sz w:val="20"/>
            <w:szCs w:val="20"/>
            <w:lang w:val="it-IT"/>
          </w:rPr>
          <w:t>.</w:t>
        </w:r>
      </w:ins>
    </w:p>
    <w:p w:rsidR="00E82EC1" w:rsidRPr="00DF13C5" w:rsidRDefault="00E82EC1" w:rsidP="00E82EC1">
      <w:pPr>
        <w:widowControl w:val="0"/>
        <w:shd w:val="clear" w:color="auto" w:fill="FFFFFF"/>
        <w:autoSpaceDE w:val="0"/>
        <w:autoSpaceDN w:val="0"/>
        <w:adjustRightInd w:val="0"/>
        <w:ind w:left="360"/>
        <w:rPr>
          <w:ins w:id="1722" w:author="Stefano Florio" w:date="2019-01-20T21:24:00Z"/>
          <w:rFonts w:ascii="Arial" w:hAnsi="Arial" w:cs="Arial"/>
          <w:lang w:val="it-IT"/>
        </w:rPr>
      </w:pPr>
    </w:p>
    <w:p w:rsidR="00E82EC1" w:rsidRDefault="00E82EC1" w:rsidP="00E82EC1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ins w:id="1723" w:author="Stefano Florio" w:date="2019-01-20T21:24:00Z"/>
          <w:rFonts w:ascii="Arial" w:hAnsi="Arial" w:cs="Arial"/>
          <w:lang w:val="it-IT"/>
        </w:rPr>
      </w:pPr>
      <w:ins w:id="1724" w:author="Stefano Florio" w:date="2019-01-20T21:24:00Z">
        <w:r w:rsidRPr="00DF13C5">
          <w:rPr>
            <w:rFonts w:ascii="Arial" w:hAnsi="Arial" w:cs="Arial"/>
            <w:b/>
            <w:color w:val="000000"/>
            <w:lang w:val="it-IT" w:eastAsia="it-IT"/>
          </w:rPr>
          <w:t>Database Centralizzato</w:t>
        </w:r>
        <w:r>
          <w:rPr>
            <w:rFonts w:ascii="Arial" w:hAnsi="Arial" w:cs="Arial"/>
            <w:lang w:val="it-IT"/>
          </w:rPr>
          <w:t xml:space="preserve">: per soddisfare questo requisito, il team ha scelto, come sopra descritto, di utilizzare un sito di hosting </w:t>
        </w:r>
        <w:proofErr w:type="spellStart"/>
        <w:r>
          <w:rPr>
            <w:rFonts w:ascii="Arial" w:hAnsi="Arial" w:cs="Arial"/>
            <w:lang w:val="it-IT"/>
          </w:rPr>
          <w:t>sql</w:t>
        </w:r>
        <w:proofErr w:type="spellEnd"/>
        <w:r>
          <w:rPr>
            <w:rFonts w:ascii="Arial" w:hAnsi="Arial" w:cs="Arial"/>
            <w:lang w:val="it-IT"/>
          </w:rPr>
          <w:t xml:space="preserve">, chiamato db4free.net, che permette di inserire un database online, nel loro server, renderlo accessibile da applicazione esterne in remoto. Questo </w:t>
        </w:r>
        <w:proofErr w:type="spellStart"/>
        <w:r>
          <w:rPr>
            <w:rFonts w:ascii="Arial" w:hAnsi="Arial" w:cs="Arial"/>
            <w:lang w:val="it-IT"/>
          </w:rPr>
          <w:t>host</w:t>
        </w:r>
        <w:proofErr w:type="spellEnd"/>
        <w:r>
          <w:rPr>
            <w:rFonts w:ascii="Arial" w:hAnsi="Arial" w:cs="Arial"/>
            <w:lang w:val="it-IT"/>
          </w:rPr>
          <w:t xml:space="preserve"> è reso sicuro da una password per accedere al pannello di controllo. E rende particolarmente semplice la gestione dei dati in quanto integra e mette a disposizione la piattaforma “PHP</w:t>
        </w:r>
      </w:ins>
      <w:ins w:id="1725" w:author="Stefano Florio" w:date="2019-01-20T22:36:00Z">
        <w:r w:rsidR="00B822DB">
          <w:rPr>
            <w:rFonts w:ascii="Arial" w:hAnsi="Arial" w:cs="Arial"/>
            <w:lang w:val="it-IT"/>
          </w:rPr>
          <w:t xml:space="preserve"> My</w:t>
        </w:r>
      </w:ins>
      <w:ins w:id="1726" w:author="Stefano Florio" w:date="2019-01-20T21:24:00Z">
        <w:r>
          <w:rPr>
            <w:rFonts w:ascii="Arial" w:hAnsi="Arial" w:cs="Arial"/>
            <w:lang w:val="it-IT"/>
          </w:rPr>
          <w:t xml:space="preserve"> Admin”. Questo permette le modifiche sincronizzate al database e mette a disposizione dei gestori tutti i dati aggiornati.</w:t>
        </w:r>
      </w:ins>
    </w:p>
    <w:p w:rsidR="00E82EC1" w:rsidRDefault="00E82EC1" w:rsidP="00E82EC1">
      <w:pPr>
        <w:widowControl w:val="0"/>
        <w:shd w:val="clear" w:color="auto" w:fill="FFFFFF"/>
        <w:autoSpaceDE w:val="0"/>
        <w:autoSpaceDN w:val="0"/>
        <w:adjustRightInd w:val="0"/>
        <w:ind w:left="720"/>
        <w:rPr>
          <w:ins w:id="1727" w:author="Stefano Florio" w:date="2019-01-20T21:24:00Z"/>
          <w:rFonts w:ascii="Arial" w:hAnsi="Arial" w:cs="Arial"/>
          <w:lang w:val="it-IT"/>
        </w:rPr>
      </w:pPr>
    </w:p>
    <w:p w:rsidR="00E82EC1" w:rsidRDefault="00E82EC1" w:rsidP="00E82EC1">
      <w:pPr>
        <w:pStyle w:val="Paragrafoelenco"/>
        <w:widowControl w:val="0"/>
        <w:numPr>
          <w:ilvl w:val="0"/>
          <w:numId w:val="50"/>
        </w:numPr>
        <w:shd w:val="clear" w:color="auto" w:fill="FFFFFF"/>
        <w:autoSpaceDE w:val="0"/>
        <w:autoSpaceDN w:val="0"/>
        <w:adjustRightInd w:val="0"/>
        <w:rPr>
          <w:ins w:id="1728" w:author="Stefano Florio" w:date="2019-01-20T21:24:00Z"/>
          <w:rFonts w:ascii="Arial" w:hAnsi="Arial" w:cs="Arial"/>
          <w:sz w:val="24"/>
          <w:szCs w:val="24"/>
          <w:lang w:val="it-IT"/>
        </w:rPr>
      </w:pPr>
      <w:ins w:id="1729" w:author="Stefano Florio" w:date="2019-01-20T21:24:00Z">
        <w:r w:rsidRPr="00DF13C5">
          <w:rPr>
            <w:rFonts w:ascii="Arial" w:hAnsi="Arial" w:cs="Arial"/>
            <w:b/>
            <w:bCs/>
            <w:color w:val="000000"/>
            <w:sz w:val="24"/>
            <w:szCs w:val="24"/>
            <w:lang w:val="it-IT" w:eastAsia="it-IT"/>
          </w:rPr>
          <w:t>Connessioni</w:t>
        </w:r>
        <w:r w:rsidRPr="00DF13C5">
          <w:rPr>
            <w:rFonts w:ascii="Arial" w:hAnsi="Arial" w:cs="Arial"/>
            <w:color w:val="000000"/>
            <w:sz w:val="24"/>
            <w:szCs w:val="24"/>
            <w:lang w:val="it-IT" w:eastAsia="it-IT"/>
          </w:rPr>
          <w:t xml:space="preserve">: </w:t>
        </w:r>
        <w:r w:rsidRPr="00DF13C5">
          <w:rPr>
            <w:rFonts w:ascii="Arial" w:hAnsi="Arial" w:cs="Arial"/>
            <w:sz w:val="24"/>
            <w:szCs w:val="24"/>
            <w:lang w:val="it-IT"/>
          </w:rPr>
          <w:t xml:space="preserve">Abbiamo fatto in modo di limitare il tempo di vita delle connessioni </w:t>
        </w:r>
        <w:proofErr w:type="spellStart"/>
        <w:r w:rsidRPr="00DF13C5">
          <w:rPr>
            <w:rFonts w:ascii="Arial" w:hAnsi="Arial" w:cs="Arial"/>
            <w:sz w:val="24"/>
            <w:szCs w:val="24"/>
            <w:lang w:val="it-IT"/>
          </w:rPr>
          <w:t>MySql</w:t>
        </w:r>
        <w:proofErr w:type="spellEnd"/>
        <w:r w:rsidRPr="00DF13C5">
          <w:rPr>
            <w:rFonts w:ascii="Arial" w:hAnsi="Arial" w:cs="Arial"/>
            <w:sz w:val="24"/>
            <w:szCs w:val="24"/>
            <w:lang w:val="it-IT"/>
          </w:rPr>
          <w:t xml:space="preserve">, aprendole solo quando si interroga il DB, e chiudendole appena non risultassero più utili per non lasciarle aperte durante tutta la durata dell’applicazione. Il limite di connessioni massime al database di default in </w:t>
        </w:r>
        <w:proofErr w:type="spellStart"/>
        <w:r w:rsidRPr="00DF13C5">
          <w:rPr>
            <w:rFonts w:ascii="Arial" w:hAnsi="Arial" w:cs="Arial"/>
            <w:sz w:val="24"/>
            <w:szCs w:val="24"/>
            <w:lang w:val="it-IT"/>
          </w:rPr>
          <w:t>MySql</w:t>
        </w:r>
        <w:proofErr w:type="spellEnd"/>
        <w:r w:rsidRPr="00DF13C5">
          <w:rPr>
            <w:rFonts w:ascii="Arial" w:hAnsi="Arial" w:cs="Arial"/>
            <w:sz w:val="24"/>
            <w:szCs w:val="24"/>
            <w:lang w:val="it-IT"/>
          </w:rPr>
          <w:t xml:space="preserve"> è impostato a 151. Abbiamo aumentato il limite di default di  150 connessioni massime di </w:t>
        </w:r>
        <w:proofErr w:type="spellStart"/>
        <w:r w:rsidRPr="00DF13C5">
          <w:rPr>
            <w:rFonts w:ascii="Arial" w:hAnsi="Arial" w:cs="Arial"/>
            <w:sz w:val="24"/>
            <w:szCs w:val="24"/>
            <w:lang w:val="it-IT"/>
          </w:rPr>
          <w:t>MySql</w:t>
        </w:r>
        <w:proofErr w:type="spellEnd"/>
        <w:r w:rsidRPr="00DF13C5">
          <w:rPr>
            <w:rFonts w:ascii="Arial" w:hAnsi="Arial" w:cs="Arial"/>
            <w:sz w:val="24"/>
            <w:szCs w:val="24"/>
            <w:lang w:val="it-IT"/>
          </w:rPr>
          <w:t xml:space="preserve"> a 200. Quindi possono avvenire fino 200 connessioni simultanee.</w:t>
        </w:r>
      </w:ins>
      <w:ins w:id="1730" w:author="Stefano Florio" w:date="2019-01-20T21:26:00Z">
        <w:r w:rsidRPr="00E82EC1">
          <w:rPr>
            <w:rFonts w:ascii="Arial" w:hAnsi="Arial" w:cs="Arial"/>
            <w:noProof/>
            <w:sz w:val="24"/>
            <w:szCs w:val="24"/>
            <w:lang w:val="it-IT"/>
          </w:rPr>
          <w:t xml:space="preserve"> </w:t>
        </w:r>
        <w:r>
          <w:rPr>
            <w:rFonts w:ascii="Arial" w:hAnsi="Arial" w:cs="Arial"/>
            <w:noProof/>
            <w:sz w:val="24"/>
            <w:szCs w:val="24"/>
            <w:lang w:val="it-IT"/>
          </w:rPr>
          <w:drawing>
            <wp:inline distT="0" distB="0" distL="0" distR="0" wp14:anchorId="042A27BF" wp14:editId="60437A31">
              <wp:extent cx="3738067" cy="1284095"/>
              <wp:effectExtent l="0" t="0" r="0" b="0"/>
              <wp:docPr id="5" name="Immagin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Schermata 2019-01-20 alle 21.12.54.png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65032" cy="129335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E82EC1" w:rsidRPr="00DF13C5" w:rsidRDefault="00E82EC1" w:rsidP="00E82EC1">
      <w:pPr>
        <w:pStyle w:val="Paragrafoelenco"/>
        <w:widowControl w:val="0"/>
        <w:shd w:val="clear" w:color="auto" w:fill="FFFFFF"/>
        <w:autoSpaceDE w:val="0"/>
        <w:autoSpaceDN w:val="0"/>
        <w:adjustRightInd w:val="0"/>
        <w:rPr>
          <w:ins w:id="1731" w:author="Stefano Florio" w:date="2019-01-20T21:24:00Z"/>
          <w:rFonts w:ascii="Arial" w:hAnsi="Arial" w:cs="Arial"/>
          <w:lang w:val="it-IT"/>
        </w:rPr>
      </w:pPr>
    </w:p>
    <w:p w:rsidR="00E82EC1" w:rsidRDefault="00E82EC1" w:rsidP="00E82EC1">
      <w:pPr>
        <w:widowControl w:val="0"/>
        <w:shd w:val="clear" w:color="auto" w:fill="FFFFFF"/>
        <w:autoSpaceDE w:val="0"/>
        <w:autoSpaceDN w:val="0"/>
        <w:adjustRightInd w:val="0"/>
        <w:rPr>
          <w:ins w:id="1732" w:author="Stefano Florio" w:date="2019-01-20T21:24:00Z"/>
          <w:rFonts w:ascii="Arial" w:hAnsi="Arial" w:cs="Arial"/>
          <w:color w:val="000000"/>
          <w:lang w:val="it-IT" w:eastAsia="it-IT"/>
        </w:rPr>
      </w:pPr>
    </w:p>
    <w:p w:rsidR="00E82EC1" w:rsidRDefault="00E82EC1" w:rsidP="00E82EC1">
      <w:pPr>
        <w:widowControl w:val="0"/>
        <w:shd w:val="clear" w:color="auto" w:fill="FFFFFF"/>
        <w:autoSpaceDE w:val="0"/>
        <w:autoSpaceDN w:val="0"/>
        <w:adjustRightInd w:val="0"/>
        <w:rPr>
          <w:ins w:id="1733" w:author="Stefano Florio" w:date="2019-01-20T21:24:00Z"/>
          <w:rFonts w:ascii="Arial" w:hAnsi="Arial" w:cs="Arial"/>
          <w:color w:val="000000"/>
          <w:lang w:val="it-IT" w:eastAsia="it-IT"/>
        </w:rPr>
      </w:pPr>
    </w:p>
    <w:p w:rsidR="00E82EC1" w:rsidRPr="00DF13C5" w:rsidRDefault="00E82EC1" w:rsidP="00E82EC1">
      <w:pPr>
        <w:widowControl w:val="0"/>
        <w:shd w:val="clear" w:color="auto" w:fill="FFFFFF"/>
        <w:autoSpaceDE w:val="0"/>
        <w:autoSpaceDN w:val="0"/>
        <w:adjustRightInd w:val="0"/>
        <w:rPr>
          <w:ins w:id="1734" w:author="Stefano Florio" w:date="2019-01-20T21:24:00Z"/>
          <w:rFonts w:ascii="Arial" w:hAnsi="Arial" w:cs="Arial"/>
          <w:b/>
          <w:color w:val="000000"/>
          <w:sz w:val="28"/>
          <w:szCs w:val="28"/>
          <w:lang w:val="it-IT" w:eastAsia="it-IT"/>
        </w:rPr>
      </w:pPr>
      <w:ins w:id="1735" w:author="Stefano Florio" w:date="2019-01-20T21:24:00Z">
        <w:r w:rsidRPr="00DF13C5">
          <w:rPr>
            <w:rFonts w:ascii="Arial" w:hAnsi="Arial" w:cs="Arial"/>
            <w:b/>
            <w:color w:val="000000"/>
            <w:sz w:val="28"/>
            <w:szCs w:val="28"/>
            <w:lang w:val="it-IT" w:eastAsia="it-IT"/>
          </w:rPr>
          <w:t>NON FUNZIONALI</w:t>
        </w:r>
      </w:ins>
    </w:p>
    <w:p w:rsidR="00E82EC1" w:rsidRPr="0008272A" w:rsidRDefault="00E82EC1" w:rsidP="00E82EC1">
      <w:pPr>
        <w:widowControl w:val="0"/>
        <w:shd w:val="clear" w:color="auto" w:fill="FFFFFF"/>
        <w:autoSpaceDE w:val="0"/>
        <w:autoSpaceDN w:val="0"/>
        <w:adjustRightInd w:val="0"/>
        <w:rPr>
          <w:ins w:id="1736" w:author="Stefano Florio" w:date="2019-01-20T21:24:00Z"/>
          <w:rFonts w:ascii="Arial" w:hAnsi="Arial" w:cs="Arial"/>
          <w:lang w:val="it-IT"/>
        </w:rPr>
      </w:pPr>
    </w:p>
    <w:p w:rsidR="00E82EC1" w:rsidRDefault="00E82EC1" w:rsidP="00E82EC1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ins w:id="1737" w:author="Stefano Florio" w:date="2019-01-20T21:24:00Z"/>
          <w:rFonts w:ascii="Arial" w:hAnsi="Arial" w:cs="Arial"/>
          <w:lang w:val="it-IT"/>
        </w:rPr>
      </w:pPr>
      <w:ins w:id="1738" w:author="Stefano Florio" w:date="2019-01-20T21:24:00Z">
        <w:r>
          <w:rPr>
            <w:rFonts w:ascii="Arial" w:hAnsi="Arial" w:cs="Arial"/>
            <w:b/>
            <w:bCs/>
            <w:color w:val="000000"/>
            <w:lang w:val="it-IT" w:eastAsia="it-IT"/>
          </w:rPr>
          <w:t>Performance:</w:t>
        </w:r>
        <w:r>
          <w:rPr>
            <w:rFonts w:ascii="Arial" w:hAnsi="Arial" w:cs="Arial"/>
            <w:lang w:val="it-IT"/>
          </w:rPr>
          <w:t xml:space="preserve"> </w:t>
        </w:r>
      </w:ins>
      <w:ins w:id="1739" w:author="Stefano Florio" w:date="2019-01-20T21:27:00Z">
        <w:r>
          <w:rPr>
            <w:rFonts w:ascii="Arial" w:hAnsi="Arial" w:cs="Arial"/>
            <w:lang w:val="it-IT"/>
          </w:rPr>
          <w:t xml:space="preserve">abbiamo effettuato test con 150.000 sensori e il database </w:t>
        </w:r>
      </w:ins>
      <w:ins w:id="1740" w:author="Stefano Florio" w:date="2019-01-20T21:28:00Z">
        <w:r>
          <w:rPr>
            <w:rFonts w:ascii="Arial" w:hAnsi="Arial" w:cs="Arial"/>
            <w:lang w:val="it-IT"/>
          </w:rPr>
          <w:t>riesce a supportare l’invio dei loro segnali.</w:t>
        </w:r>
      </w:ins>
    </w:p>
    <w:p w:rsidR="00E82EC1" w:rsidRDefault="00E82EC1" w:rsidP="00E82EC1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ins w:id="1741" w:author="Stefano Florio" w:date="2019-01-20T21:24:00Z"/>
          <w:rFonts w:ascii="Arial" w:hAnsi="Arial" w:cs="Arial"/>
          <w:lang w:val="it-IT"/>
        </w:rPr>
      </w:pPr>
      <w:proofErr w:type="spellStart"/>
      <w:ins w:id="1742" w:author="Stefano Florio" w:date="2019-01-20T21:24:00Z">
        <w:r w:rsidRPr="0051467A">
          <w:rPr>
            <w:rFonts w:ascii="Arial" w:hAnsi="Arial" w:cs="Arial"/>
            <w:b/>
            <w:bCs/>
            <w:color w:val="000000"/>
            <w:lang w:val="it-IT" w:eastAsia="it-IT"/>
          </w:rPr>
          <w:t>Availability</w:t>
        </w:r>
        <w:proofErr w:type="spellEnd"/>
        <w:r w:rsidRPr="0051467A">
          <w:rPr>
            <w:rFonts w:ascii="Arial" w:hAnsi="Arial" w:cs="Arial"/>
            <w:b/>
            <w:bCs/>
            <w:color w:val="000000"/>
            <w:lang w:val="it-IT" w:eastAsia="it-IT"/>
          </w:rPr>
          <w:t>:</w:t>
        </w:r>
        <w:r w:rsidRPr="0051467A">
          <w:rPr>
            <w:rFonts w:ascii="Arial" w:hAnsi="Arial" w:cs="Arial"/>
            <w:lang w:val="it-IT"/>
          </w:rPr>
          <w:t xml:space="preserve"> </w:t>
        </w:r>
        <w:r>
          <w:rPr>
            <w:rFonts w:ascii="Arial" w:hAnsi="Arial" w:cs="Arial"/>
            <w:lang w:val="it-IT"/>
          </w:rPr>
          <w:t xml:space="preserve">Il database centralizzato caricato su un </w:t>
        </w:r>
        <w:proofErr w:type="spellStart"/>
        <w:r>
          <w:rPr>
            <w:rFonts w:ascii="Arial" w:hAnsi="Arial" w:cs="Arial"/>
            <w:lang w:val="it-IT"/>
          </w:rPr>
          <w:t>host</w:t>
        </w:r>
        <w:proofErr w:type="spellEnd"/>
        <w:r>
          <w:rPr>
            <w:rFonts w:ascii="Arial" w:hAnsi="Arial" w:cs="Arial"/>
            <w:lang w:val="it-IT"/>
          </w:rPr>
          <w:t xml:space="preserve"> online soddisfa questo requisito rendendolo sempre accessibile. </w:t>
        </w:r>
      </w:ins>
    </w:p>
    <w:p w:rsidR="00E82EC1" w:rsidRPr="00E82EC1" w:rsidRDefault="00E82EC1" w:rsidP="00E82EC1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ins w:id="1743" w:author="Stefano Florio" w:date="2019-01-20T21:24:00Z"/>
          <w:rFonts w:ascii="Arial" w:hAnsi="Arial" w:cs="Arial"/>
          <w:lang w:val="it-IT"/>
        </w:rPr>
      </w:pPr>
      <w:proofErr w:type="spellStart"/>
      <w:ins w:id="1744" w:author="Stefano Florio" w:date="2019-01-20T21:24:00Z">
        <w:r w:rsidRPr="00E82EC1">
          <w:rPr>
            <w:rFonts w:ascii="Arial" w:hAnsi="Arial" w:cs="Arial"/>
            <w:b/>
            <w:bCs/>
            <w:color w:val="000000"/>
            <w:lang w:val="it-IT" w:eastAsia="it-IT"/>
          </w:rPr>
          <w:t>Safety</w:t>
        </w:r>
        <w:proofErr w:type="spellEnd"/>
        <w:r w:rsidRPr="00E82EC1">
          <w:rPr>
            <w:rFonts w:ascii="Arial" w:hAnsi="Arial" w:cs="Arial"/>
            <w:b/>
            <w:bCs/>
            <w:color w:val="000000"/>
            <w:lang w:val="it-IT" w:eastAsia="it-IT"/>
          </w:rPr>
          <w:t>:</w:t>
        </w:r>
        <w:r w:rsidRPr="00E82EC1">
          <w:rPr>
            <w:rFonts w:ascii="Arial" w:hAnsi="Arial" w:cs="Arial"/>
            <w:lang w:val="it-IT"/>
          </w:rPr>
          <w:t xml:space="preserve"> </w:t>
        </w:r>
      </w:ins>
      <w:ins w:id="1745" w:author="Stefano Florio" w:date="2019-01-20T21:29:00Z">
        <w:r w:rsidRPr="00E82EC1">
          <w:rPr>
            <w:rFonts w:ascii="Arial" w:hAnsi="Arial" w:cs="Arial"/>
            <w:lang w:val="it-IT"/>
          </w:rPr>
          <w:t xml:space="preserve">la </w:t>
        </w:r>
        <w:proofErr w:type="spellStart"/>
        <w:r w:rsidRPr="00E82EC1">
          <w:rPr>
            <w:rFonts w:ascii="Arial" w:hAnsi="Arial" w:cs="Arial"/>
            <w:lang w:val="it-IT"/>
          </w:rPr>
          <w:t>safety</w:t>
        </w:r>
        <w:proofErr w:type="spellEnd"/>
        <w:r w:rsidRPr="00E82EC1">
          <w:rPr>
            <w:rFonts w:ascii="Arial" w:hAnsi="Arial" w:cs="Arial"/>
            <w:lang w:val="it-IT"/>
          </w:rPr>
          <w:t xml:space="preserve"> è s</w:t>
        </w:r>
        <w:r>
          <w:rPr>
            <w:rFonts w:ascii="Arial" w:hAnsi="Arial" w:cs="Arial"/>
            <w:lang w:val="it-IT"/>
          </w:rPr>
          <w:t xml:space="preserve">oddisfatta dalla prontezza con cui il modulo </w:t>
        </w:r>
        <w:proofErr w:type="spellStart"/>
        <w:r>
          <w:rPr>
            <w:rFonts w:ascii="Arial" w:hAnsi="Arial" w:cs="Arial"/>
            <w:lang w:val="it-IT"/>
          </w:rPr>
          <w:t>CalcoloPriorità</w:t>
        </w:r>
        <w:proofErr w:type="spellEnd"/>
        <w:r>
          <w:rPr>
            <w:rFonts w:ascii="Arial" w:hAnsi="Arial" w:cs="Arial"/>
            <w:lang w:val="it-IT"/>
          </w:rPr>
          <w:t xml:space="preserve"> riconosce un pericolo e lo rende visibile al gestore i</w:t>
        </w:r>
      </w:ins>
      <w:ins w:id="1746" w:author="Stefano Florio" w:date="2019-01-20T21:30:00Z">
        <w:r>
          <w:rPr>
            <w:rFonts w:ascii="Arial" w:hAnsi="Arial" w:cs="Arial"/>
            <w:lang w:val="it-IT"/>
          </w:rPr>
          <w:t xml:space="preserve">mmediatamente. </w:t>
        </w:r>
      </w:ins>
    </w:p>
    <w:p w:rsidR="00E82EC1" w:rsidRPr="00830C6E" w:rsidRDefault="00E82EC1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ins w:id="1747" w:author="Stefano Florio" w:date="2019-01-20T21:24:00Z"/>
          <w:rFonts w:ascii="Arial" w:hAnsi="Arial" w:cs="Arial"/>
          <w:lang w:val="it-IT"/>
        </w:rPr>
        <w:pPrChange w:id="1748" w:author="Stefano Florio" w:date="2019-01-20T21:31:00Z">
          <w:pPr>
            <w:widowControl w:val="0"/>
            <w:shd w:val="clear" w:color="auto" w:fill="FFFFFF"/>
            <w:autoSpaceDE w:val="0"/>
            <w:autoSpaceDN w:val="0"/>
            <w:adjustRightInd w:val="0"/>
            <w:ind w:left="720"/>
          </w:pPr>
        </w:pPrChange>
      </w:pPr>
      <w:ins w:id="1749" w:author="Stefano Florio" w:date="2019-01-20T21:24:00Z">
        <w:r w:rsidRPr="00830C6E">
          <w:rPr>
            <w:rFonts w:ascii="Arial" w:hAnsi="Arial" w:cs="Arial"/>
            <w:b/>
            <w:bCs/>
            <w:color w:val="000000"/>
            <w:lang w:val="it-IT" w:eastAsia="it-IT"/>
          </w:rPr>
          <w:t>Security:</w:t>
        </w:r>
        <w:r w:rsidRPr="00830C6E">
          <w:rPr>
            <w:rFonts w:ascii="Arial" w:hAnsi="Arial" w:cs="Arial"/>
            <w:lang w:val="it-IT"/>
          </w:rPr>
          <w:t xml:space="preserve"> </w:t>
        </w:r>
      </w:ins>
      <w:ins w:id="1750" w:author="Stefano Florio" w:date="2019-01-20T21:30:00Z">
        <w:r w:rsidR="00830C6E" w:rsidRPr="00830C6E">
          <w:rPr>
            <w:rFonts w:ascii="Arial" w:hAnsi="Arial" w:cs="Arial"/>
            <w:lang w:val="it-IT"/>
          </w:rPr>
          <w:t>il sistema è protetto da login; dopo 5 tentativi falliti, bisognerà aspettare 1 minuto prima di poter digitare nuovamente: questo terrà lontano eventuali tentat</w:t>
        </w:r>
      </w:ins>
      <w:ins w:id="1751" w:author="Stefano Florio" w:date="2019-01-20T21:31:00Z">
        <w:r w:rsidR="00830C6E" w:rsidRPr="00830C6E">
          <w:rPr>
            <w:rFonts w:ascii="Arial" w:hAnsi="Arial" w:cs="Arial"/>
            <w:lang w:val="it-IT"/>
          </w:rPr>
          <w:t xml:space="preserve">ivi di </w:t>
        </w:r>
        <w:proofErr w:type="spellStart"/>
        <w:r w:rsidR="00830C6E" w:rsidRPr="00830C6E">
          <w:rPr>
            <w:rFonts w:ascii="Arial" w:hAnsi="Arial" w:cs="Arial"/>
            <w:lang w:val="it-IT"/>
          </w:rPr>
          <w:t>bruteforce</w:t>
        </w:r>
        <w:proofErr w:type="spellEnd"/>
        <w:r w:rsidR="00830C6E" w:rsidRPr="00830C6E">
          <w:rPr>
            <w:rFonts w:ascii="Arial" w:hAnsi="Arial" w:cs="Arial"/>
            <w:lang w:val="it-IT"/>
          </w:rPr>
          <w:t>.</w:t>
        </w:r>
      </w:ins>
    </w:p>
    <w:p w:rsidR="008C64AF" w:rsidDel="001E560B" w:rsidRDefault="00E82EC1" w:rsidP="00E82EC1">
      <w:pPr>
        <w:pStyle w:val="Titolo"/>
        <w:spacing w:line="276" w:lineRule="auto"/>
        <w:rPr>
          <w:del w:id="1752" w:author="Stefano Florio" w:date="2019-01-20T19:42:00Z"/>
          <w:rFonts w:ascii="Arial" w:hAnsi="Arial" w:cs="Arial"/>
          <w:b/>
          <w:bCs/>
          <w:color w:val="000000"/>
          <w:lang w:val="it-IT" w:eastAsia="it-IT"/>
        </w:rPr>
      </w:pPr>
      <w:ins w:id="1753" w:author="Stefano Florio" w:date="2019-01-20T21:24:00Z">
        <w:r w:rsidRPr="00DF13C5">
          <w:rPr>
            <w:noProof/>
            <w:lang w:val="it-IT"/>
          </w:rPr>
          <w:br w:type="page"/>
        </w:r>
      </w:ins>
      <w:del w:id="1754" w:author="Stefano Florio" w:date="2019-01-20T19:42:00Z">
        <w:r w:rsidR="008C64AF" w:rsidRPr="008C64AF" w:rsidDel="00043250">
          <w:rPr>
            <w:rFonts w:ascii="Arial" w:hAnsi="Arial" w:cs="Arial"/>
            <w:b/>
            <w:bCs/>
            <w:color w:val="000000"/>
            <w:lang w:val="it-IT" w:eastAsia="it-IT"/>
          </w:rPr>
          <w:lastRenderedPageBreak/>
          <w:delText xml:space="preserve">Visualizzazione stato area: </w:delText>
        </w:r>
        <w:r w:rsidR="008C64AF" w:rsidDel="00043250">
          <w:rPr>
            <w:rFonts w:ascii="Arial" w:hAnsi="Arial" w:cs="Arial"/>
            <w:color w:val="000000"/>
            <w:lang w:val="it-IT" w:eastAsia="it-IT"/>
          </w:rPr>
          <w:delText>quando un gestore logga nel sistema, il controller ControlloDashboard preleva i dati di quel gestore dal database; questi dati vengono etichettati dal modulo CalcoloPriorità e poi inseriti nell’interfaccia.</w:delText>
        </w:r>
      </w:del>
    </w:p>
    <w:p w:rsidR="001E560B" w:rsidRPr="001E560B" w:rsidRDefault="001E560B">
      <w:pPr>
        <w:rPr>
          <w:ins w:id="1755" w:author="Stefano Florio" w:date="2019-01-20T19:57:00Z"/>
          <w:lang w:val="it-IT" w:eastAsia="it-IT"/>
          <w:rPrChange w:id="1756" w:author="Stefano Florio" w:date="2019-01-20T19:57:00Z">
            <w:rPr>
              <w:ins w:id="1757" w:author="Stefano Florio" w:date="2019-01-20T19:57:00Z"/>
              <w:rFonts w:ascii="Arial" w:hAnsi="Arial" w:cs="Arial"/>
              <w:color w:val="000000"/>
              <w:lang w:val="it-IT" w:eastAsia="it-IT"/>
            </w:rPr>
          </w:rPrChange>
        </w:rPr>
        <w:pPrChange w:id="1758" w:author="Stefano Florio" w:date="2019-01-20T19:57:00Z">
          <w:pPr>
            <w:numPr>
              <w:numId w:val="37"/>
            </w:numPr>
            <w:autoSpaceDE w:val="0"/>
            <w:autoSpaceDN w:val="0"/>
            <w:adjustRightInd w:val="0"/>
            <w:ind w:left="720" w:hanging="360"/>
          </w:pPr>
        </w:pPrChange>
      </w:pPr>
    </w:p>
    <w:p w:rsidR="008C64AF" w:rsidRPr="008C64AF" w:rsidDel="00043250" w:rsidRDefault="008C64AF" w:rsidP="008C64AF">
      <w:pPr>
        <w:widowControl w:val="0"/>
        <w:numPr>
          <w:ilvl w:val="0"/>
          <w:numId w:val="37"/>
        </w:numPr>
        <w:shd w:val="clear" w:color="auto" w:fill="FFFFFF"/>
        <w:autoSpaceDE w:val="0"/>
        <w:autoSpaceDN w:val="0"/>
        <w:adjustRightInd w:val="0"/>
        <w:rPr>
          <w:del w:id="1759" w:author="Stefano Florio" w:date="2019-01-20T19:42:00Z"/>
          <w:rFonts w:ascii="Arial" w:hAnsi="Arial" w:cs="Arial"/>
          <w:lang w:val="it-IT"/>
        </w:rPr>
      </w:pPr>
      <w:del w:id="1760" w:author="Stefano Florio" w:date="2019-01-20T19:42:00Z">
        <w:r w:rsidRPr="008C64AF" w:rsidDel="00043250">
          <w:rPr>
            <w:rFonts w:ascii="Arial" w:hAnsi="Arial" w:cs="Arial"/>
            <w:b/>
            <w:lang w:val="it-IT"/>
          </w:rPr>
          <w:delText>Visualizzazione sensori</w:delText>
        </w:r>
        <w:r w:rsidRPr="008C64AF" w:rsidDel="00043250">
          <w:rPr>
            <w:rFonts w:ascii="Arial" w:hAnsi="Arial" w:cs="Arial"/>
            <w:lang w:val="it-IT"/>
          </w:rPr>
          <w:delText xml:space="preserve">: </w:delText>
        </w:r>
        <w:r w:rsidDel="00043250">
          <w:rPr>
            <w:rFonts w:ascii="Arial" w:hAnsi="Arial" w:cs="Arial"/>
            <w:lang w:val="it-IT"/>
          </w:rPr>
          <w:delText>un GestoreEdificio ha la possibilità di selezionare una stanza; a quel punto il controller ControlloDashboard preleva dal database tutti i sensori collegati alla stanza e li mostra nell’interfaccia.</w:delText>
        </w:r>
      </w:del>
    </w:p>
    <w:p w:rsidR="008C64AF" w:rsidRPr="008C64AF" w:rsidDel="00043250" w:rsidRDefault="008C64AF" w:rsidP="008C64AF">
      <w:pPr>
        <w:widowControl w:val="0"/>
        <w:numPr>
          <w:ilvl w:val="0"/>
          <w:numId w:val="37"/>
        </w:numPr>
        <w:shd w:val="clear" w:color="auto" w:fill="FFFFFF"/>
        <w:autoSpaceDE w:val="0"/>
        <w:autoSpaceDN w:val="0"/>
        <w:adjustRightInd w:val="0"/>
        <w:rPr>
          <w:del w:id="1761" w:author="Stefano Florio" w:date="2019-01-20T19:42:00Z"/>
          <w:rFonts w:ascii="Arial" w:hAnsi="Arial" w:cs="Arial"/>
          <w:lang w:val="it-IT"/>
        </w:rPr>
      </w:pPr>
      <w:del w:id="1762" w:author="Stefano Florio" w:date="2019-01-20T19:42:00Z">
        <w:r w:rsidRPr="008C64AF" w:rsidDel="00043250">
          <w:rPr>
            <w:rFonts w:ascii="Arial" w:hAnsi="Arial" w:cs="Arial"/>
            <w:b/>
            <w:lang w:val="it-IT"/>
          </w:rPr>
          <w:delText>Visualizzazione valori</w:delText>
        </w:r>
        <w:r w:rsidRPr="008C64AF" w:rsidDel="00043250">
          <w:rPr>
            <w:rFonts w:ascii="Arial" w:hAnsi="Arial" w:cs="Arial"/>
            <w:lang w:val="it-IT"/>
          </w:rPr>
          <w:delText xml:space="preserve">: </w:delText>
        </w:r>
        <w:r w:rsidDel="00043250">
          <w:rPr>
            <w:rFonts w:ascii="Arial" w:hAnsi="Arial" w:cs="Arial"/>
            <w:lang w:val="it-IT"/>
          </w:rPr>
          <w:delText>le aree che un gestore può monitorare sono etichettate da un colore, che varia in base al tipo di allerta, e da dei valori</w:delText>
        </w:r>
        <w:r w:rsidR="00E13FFC" w:rsidDel="00043250">
          <w:rPr>
            <w:rFonts w:ascii="Arial" w:hAnsi="Arial" w:cs="Arial"/>
            <w:lang w:val="it-IT"/>
          </w:rPr>
          <w:delText xml:space="preserve"> medi</w:delText>
        </w:r>
        <w:r w:rsidDel="00043250">
          <w:rPr>
            <w:rFonts w:ascii="Arial" w:hAnsi="Arial" w:cs="Arial"/>
            <w:lang w:val="it-IT"/>
          </w:rPr>
          <w:delText>, calcolati dinamicamente</w:delText>
        </w:r>
        <w:r w:rsidR="00E13FFC" w:rsidDel="00043250">
          <w:rPr>
            <w:rFonts w:ascii="Arial" w:hAnsi="Arial" w:cs="Arial"/>
            <w:lang w:val="it-IT"/>
          </w:rPr>
          <w:delText xml:space="preserve"> dal modulo CalcoloPriorità tramite una funzione di average.</w:delText>
        </w:r>
      </w:del>
    </w:p>
    <w:p w:rsidR="008C64AF" w:rsidRPr="008C64AF" w:rsidDel="00043250" w:rsidRDefault="008C64AF" w:rsidP="008C64AF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del w:id="1763" w:author="Stefano Florio" w:date="2019-01-20T19:42:00Z"/>
          <w:rFonts w:ascii="Arial" w:hAnsi="Arial" w:cs="Arial"/>
          <w:lang w:val="it-IT"/>
        </w:rPr>
      </w:pPr>
      <w:del w:id="1764" w:author="Stefano Florio" w:date="2019-01-20T19:42:00Z">
        <w:r w:rsidRPr="008C64AF" w:rsidDel="00043250">
          <w:rPr>
            <w:rFonts w:ascii="Arial" w:hAnsi="Arial" w:cs="Arial"/>
            <w:b/>
            <w:lang w:val="it-IT"/>
          </w:rPr>
          <w:delText>Calcolo priorità e pericoli</w:delText>
        </w:r>
        <w:r w:rsidRPr="008C64AF" w:rsidDel="00043250">
          <w:rPr>
            <w:rFonts w:ascii="Arial" w:hAnsi="Arial" w:cs="Arial"/>
            <w:lang w:val="it-IT"/>
          </w:rPr>
          <w:delText xml:space="preserve">: </w:delText>
        </w:r>
        <w:r w:rsidR="00E13FFC" w:rsidDel="00043250">
          <w:rPr>
            <w:rFonts w:ascii="Arial" w:hAnsi="Arial" w:cs="Arial"/>
            <w:lang w:val="it-IT"/>
          </w:rPr>
          <w:delText>questa funzionalità è soddisfatta dal modulo CalcoloPriorità.</w:delText>
        </w:r>
      </w:del>
    </w:p>
    <w:p w:rsidR="008C64AF" w:rsidRPr="008C64AF" w:rsidDel="00043250" w:rsidRDefault="008C64AF" w:rsidP="008C64AF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del w:id="1765" w:author="Stefano Florio" w:date="2019-01-20T19:42:00Z"/>
          <w:rFonts w:ascii="Arial" w:hAnsi="Arial" w:cs="Arial"/>
          <w:color w:val="000000"/>
          <w:lang w:val="it-IT" w:eastAsia="it-IT"/>
        </w:rPr>
      </w:pPr>
      <w:del w:id="1766" w:author="Stefano Florio" w:date="2019-01-20T19:42:00Z">
        <w:r w:rsidRPr="008C64AF" w:rsidDel="00043250">
          <w:rPr>
            <w:rFonts w:ascii="Arial" w:hAnsi="Arial" w:cs="Arial"/>
            <w:b/>
            <w:lang w:val="it-IT"/>
          </w:rPr>
          <w:delText>Scambio feedback</w:delText>
        </w:r>
        <w:r w:rsidR="00E13FFC" w:rsidDel="00043250">
          <w:rPr>
            <w:rFonts w:ascii="Arial" w:hAnsi="Arial" w:cs="Arial"/>
            <w:lang w:val="it-IT"/>
          </w:rPr>
          <w:delText>: questa funzionalità è descritta nel component diagram CD2, accompagnato dal sequence SD2.</w:delText>
        </w:r>
      </w:del>
    </w:p>
    <w:p w:rsidR="008C64AF" w:rsidDel="00043250" w:rsidRDefault="008C64AF" w:rsidP="008C64AF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del w:id="1767" w:author="Stefano Florio" w:date="2019-01-20T19:42:00Z"/>
          <w:rFonts w:ascii="Arial" w:hAnsi="Arial" w:cs="Arial"/>
          <w:lang w:val="it-IT"/>
        </w:rPr>
      </w:pPr>
      <w:del w:id="1768" w:author="Stefano Florio" w:date="2019-01-20T19:42:00Z">
        <w:r w:rsidRPr="008C64AF" w:rsidDel="00043250">
          <w:rPr>
            <w:rFonts w:ascii="Arial" w:hAnsi="Arial" w:cs="Arial"/>
            <w:b/>
            <w:lang w:val="it-IT"/>
          </w:rPr>
          <w:delText>Allerta sicurezza</w:delText>
        </w:r>
        <w:r w:rsidRPr="008C64AF" w:rsidDel="00043250">
          <w:rPr>
            <w:rFonts w:ascii="Arial" w:hAnsi="Arial" w:cs="Arial"/>
            <w:lang w:val="it-IT"/>
          </w:rPr>
          <w:delText xml:space="preserve">: </w:delText>
        </w:r>
        <w:r w:rsidR="00E13FFC" w:rsidDel="00043250">
          <w:rPr>
            <w:rFonts w:ascii="Arial" w:hAnsi="Arial" w:cs="Arial"/>
            <w:lang w:val="it-IT"/>
          </w:rPr>
          <w:delText>un GestoreEdificio può, a sua responsabilità, sfruttare la funzione per l’allerta della sicurezza, messa a disposizione dal controller ControlloDashboard e descritta nello use-case AllertaAutorità (nel D1).</w:delText>
        </w:r>
      </w:del>
    </w:p>
    <w:p w:rsidR="000D6A8D" w:rsidDel="00043250" w:rsidRDefault="008C64AF" w:rsidP="000D6A8D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del w:id="1769" w:author="Stefano Florio" w:date="2019-01-20T19:42:00Z"/>
          <w:rFonts w:ascii="Arial" w:hAnsi="Arial" w:cs="Arial"/>
          <w:lang w:val="it-IT"/>
        </w:rPr>
      </w:pPr>
      <w:del w:id="1770" w:author="Stefano Florio" w:date="2019-01-20T19:42:00Z">
        <w:r w:rsidRPr="008C64AF" w:rsidDel="00043250">
          <w:rPr>
            <w:rFonts w:ascii="Arial" w:hAnsi="Arial" w:cs="Arial"/>
            <w:b/>
            <w:bCs/>
            <w:color w:val="000000"/>
            <w:lang w:val="it-IT" w:eastAsia="it-IT"/>
          </w:rPr>
          <w:delText xml:space="preserve">Salvataggio dati sensori: </w:delText>
        </w:r>
        <w:r w:rsidR="00E13FFC" w:rsidDel="00043250">
          <w:rPr>
            <w:rFonts w:ascii="Arial" w:hAnsi="Arial" w:cs="Arial"/>
            <w:color w:val="000000"/>
            <w:lang w:val="it-IT" w:eastAsia="it-IT"/>
          </w:rPr>
          <w:delText>il database incorporato nel sistema offre la tabella ‘Valori’ in cui verranno salvati i dati rilevati</w:delText>
        </w:r>
        <w:r w:rsidRPr="008C64AF" w:rsidDel="00043250">
          <w:rPr>
            <w:rFonts w:ascii="Arial" w:hAnsi="Arial" w:cs="Arial"/>
            <w:color w:val="000000"/>
            <w:lang w:val="it-IT" w:eastAsia="it-IT"/>
          </w:rPr>
          <w:delText>.</w:delText>
        </w:r>
        <w:r w:rsidRPr="00C303AE" w:rsidDel="00043250">
          <w:rPr>
            <w:rFonts w:ascii="Arial" w:hAnsi="Arial" w:cs="Arial"/>
            <w:color w:val="000000"/>
            <w:lang w:val="it-IT" w:eastAsia="it-IT"/>
          </w:rPr>
          <w:delText xml:space="preserve"> </w:delText>
        </w:r>
        <w:r w:rsidRPr="00F37280" w:rsidDel="00043250">
          <w:rPr>
            <w:rFonts w:ascii="Arial" w:hAnsi="Arial" w:cs="Arial"/>
            <w:color w:val="000000"/>
            <w:lang w:val="it-IT" w:eastAsia="it-IT"/>
          </w:rPr>
          <w:delText xml:space="preserve"> </w:delText>
        </w:r>
      </w:del>
    </w:p>
    <w:p w:rsidR="000D6A8D" w:rsidDel="00043250" w:rsidRDefault="000D6A8D" w:rsidP="000D6A8D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del w:id="1771" w:author="Stefano Florio" w:date="2019-01-20T19:42:00Z"/>
          <w:rFonts w:ascii="Arial" w:hAnsi="Arial" w:cs="Arial"/>
          <w:lang w:val="it-IT"/>
        </w:rPr>
      </w:pPr>
      <w:del w:id="1772" w:author="Stefano Florio" w:date="2019-01-20T19:42:00Z">
        <w:r w:rsidDel="00043250">
          <w:rPr>
            <w:rFonts w:ascii="Arial" w:hAnsi="Arial" w:cs="Arial"/>
            <w:b/>
            <w:bCs/>
            <w:color w:val="000000"/>
            <w:lang w:val="it-IT" w:eastAsia="it-IT"/>
          </w:rPr>
          <w:delText>Performance:</w:delText>
        </w:r>
        <w:r w:rsidDel="00043250">
          <w:rPr>
            <w:rFonts w:ascii="Arial" w:hAnsi="Arial" w:cs="Arial"/>
            <w:lang w:val="it-IT"/>
          </w:rPr>
          <w:delText xml:space="preserve"> il database riesce a supportare fino a 150.000 messaggi al minuto e a lungo andare il sistema non si bloccherà grazie al cancellamento della storia passata come descritto nelle design decisions;</w:delText>
        </w:r>
      </w:del>
    </w:p>
    <w:p w:rsidR="000D6A8D" w:rsidDel="00043250" w:rsidRDefault="000D6A8D" w:rsidP="000D6A8D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del w:id="1773" w:author="Stefano Florio" w:date="2019-01-20T19:42:00Z"/>
          <w:rFonts w:ascii="Arial" w:hAnsi="Arial" w:cs="Arial"/>
          <w:lang w:val="it-IT"/>
        </w:rPr>
      </w:pPr>
      <w:del w:id="1774" w:author="Stefano Florio" w:date="2019-01-20T19:42:00Z">
        <w:r w:rsidDel="00043250">
          <w:rPr>
            <w:rFonts w:ascii="Arial" w:hAnsi="Arial" w:cs="Arial"/>
            <w:b/>
            <w:bCs/>
            <w:color w:val="000000"/>
            <w:lang w:val="it-IT" w:eastAsia="it-IT"/>
          </w:rPr>
          <w:delText>Availability:</w:delText>
        </w:r>
        <w:r w:rsidDel="00043250">
          <w:rPr>
            <w:rFonts w:ascii="Arial" w:hAnsi="Arial" w:cs="Arial"/>
            <w:lang w:val="it-IT"/>
          </w:rPr>
          <w:delText xml:space="preserve"> il sistema è accessibile in ogni momento dai terminali dei gestori</w:delText>
        </w:r>
        <w:r w:rsidR="00647A9F" w:rsidDel="00043250">
          <w:rPr>
            <w:rFonts w:ascii="Arial" w:hAnsi="Arial" w:cs="Arial"/>
            <w:lang w:val="it-IT"/>
          </w:rPr>
          <w:delText>; le funzionalità offerte dal sistema girano su un server dedicato di alta qualità che garantisce la loro disponibilità.</w:delText>
        </w:r>
      </w:del>
    </w:p>
    <w:p w:rsidR="000D6A8D" w:rsidDel="00043250" w:rsidRDefault="000D6A8D" w:rsidP="000D6A8D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del w:id="1775" w:author="Stefano Florio" w:date="2019-01-20T19:42:00Z"/>
          <w:rFonts w:ascii="Arial" w:hAnsi="Arial" w:cs="Arial"/>
          <w:lang w:val="it-IT"/>
        </w:rPr>
      </w:pPr>
      <w:del w:id="1776" w:author="Stefano Florio" w:date="2019-01-20T19:42:00Z">
        <w:r w:rsidDel="00043250">
          <w:rPr>
            <w:rFonts w:ascii="Arial" w:hAnsi="Arial" w:cs="Arial"/>
            <w:b/>
            <w:bCs/>
            <w:color w:val="000000"/>
            <w:lang w:val="it-IT" w:eastAsia="it-IT"/>
          </w:rPr>
          <w:delText>Safety:</w:delText>
        </w:r>
        <w:r w:rsidDel="00043250">
          <w:rPr>
            <w:rFonts w:ascii="Arial" w:hAnsi="Arial" w:cs="Arial"/>
            <w:lang w:val="it-IT"/>
          </w:rPr>
          <w:delText xml:space="preserve"> il modulo CalcoloPriorità è un algoritmo sempre in funzione alla ricezione di nuovi dati dai sensori</w:delText>
        </w:r>
        <w:r w:rsidR="00647A9F" w:rsidDel="00043250">
          <w:rPr>
            <w:rFonts w:ascii="Arial" w:hAnsi="Arial" w:cs="Arial"/>
            <w:lang w:val="it-IT"/>
          </w:rPr>
          <w:delText xml:space="preserve">, per questo le anomalie e i pericoli verranno sempre rilevati </w:delText>
        </w:r>
        <w:r w:rsidR="00647A9F" w:rsidRPr="00F20139" w:rsidDel="00043250">
          <w:rPr>
            <w:rFonts w:ascii="Arial" w:hAnsi="Arial" w:cs="Arial"/>
            <w:lang w:val="it-IT"/>
          </w:rPr>
          <w:delText>immediatamente</w:delText>
        </w:r>
        <w:r w:rsidR="00647A9F" w:rsidDel="00043250">
          <w:rPr>
            <w:rFonts w:ascii="Arial" w:hAnsi="Arial" w:cs="Arial"/>
            <w:lang w:val="it-IT"/>
          </w:rPr>
          <w:delText>; lo use-case VisualizzaPericolo descrive come un gestore viene prontamente allertato, e i feedback del Feedback System da parte di gestori a più alto livello aumentano la reattività con cui il gestore responsabile effettua segnalazioni.</w:delText>
        </w:r>
      </w:del>
    </w:p>
    <w:p w:rsidR="000D6A8D" w:rsidRPr="00647A9F" w:rsidDel="00043250" w:rsidRDefault="00647A9F" w:rsidP="00647A9F">
      <w:pPr>
        <w:widowControl w:val="0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ind w:left="720" w:hanging="360"/>
        <w:rPr>
          <w:del w:id="1777" w:author="Stefano Florio" w:date="2019-01-20T19:42:00Z"/>
          <w:rFonts w:ascii="Arial" w:hAnsi="Arial" w:cs="Arial"/>
          <w:lang w:val="it-IT"/>
        </w:rPr>
      </w:pPr>
      <w:del w:id="1778" w:author="Stefano Florio" w:date="2019-01-20T19:42:00Z">
        <w:r w:rsidDel="00043250">
          <w:rPr>
            <w:rFonts w:ascii="Arial" w:hAnsi="Arial" w:cs="Arial"/>
            <w:b/>
            <w:bCs/>
            <w:color w:val="000000"/>
            <w:lang w:val="it-IT" w:eastAsia="it-IT"/>
          </w:rPr>
          <w:delText>Security:</w:delText>
        </w:r>
        <w:r w:rsidDel="00043250">
          <w:rPr>
            <w:rFonts w:ascii="Arial" w:hAnsi="Arial" w:cs="Arial"/>
            <w:lang w:val="it-IT"/>
          </w:rPr>
          <w:delText xml:space="preserve"> i</w:delText>
        </w:r>
        <w:r w:rsidRPr="00647A9F" w:rsidDel="00043250">
          <w:rPr>
            <w:rFonts w:ascii="Arial" w:hAnsi="Arial" w:cs="Arial"/>
            <w:lang w:val="it-IT"/>
          </w:rPr>
          <w:delText>l sistema non sarà accessibile da</w:delText>
        </w:r>
        <w:r w:rsidDel="00043250">
          <w:rPr>
            <w:rFonts w:ascii="Arial" w:hAnsi="Arial" w:cs="Arial"/>
            <w:lang w:val="it-IT"/>
          </w:rPr>
          <w:delText xml:space="preserve"> macchine esterne perché riconoscerà solo le macchine dei gestori, situate nei loro uffici; inoltre per accedere alle macchine si ha bisogno delle credenziali, in possesso solo dei gestori.</w:delText>
        </w:r>
      </w:del>
    </w:p>
    <w:p w:rsidR="000D6A8D" w:rsidRPr="008C64AF" w:rsidDel="00043250" w:rsidRDefault="000D6A8D" w:rsidP="000D6A8D">
      <w:pPr>
        <w:widowControl w:val="0"/>
        <w:shd w:val="clear" w:color="auto" w:fill="FFFFFF"/>
        <w:autoSpaceDE w:val="0"/>
        <w:autoSpaceDN w:val="0"/>
        <w:adjustRightInd w:val="0"/>
        <w:ind w:left="720"/>
        <w:rPr>
          <w:del w:id="1779" w:author="Stefano Florio" w:date="2019-01-20T19:42:00Z"/>
          <w:rFonts w:ascii="Arial" w:hAnsi="Arial" w:cs="Arial"/>
          <w:lang w:val="it-IT"/>
        </w:rPr>
      </w:pPr>
    </w:p>
    <w:p w:rsidR="00DE1224" w:rsidRDefault="00ED25DB" w:rsidP="008C64AF">
      <w:pPr>
        <w:pStyle w:val="Titolo"/>
        <w:spacing w:line="276" w:lineRule="auto"/>
      </w:pPr>
      <w:del w:id="1780" w:author="Stefano Florio" w:date="2019-01-20T19:42:00Z">
        <w:r w:rsidRPr="00006B80" w:rsidDel="00043250">
          <w:rPr>
            <w:noProof/>
            <w:lang w:val="en-GB"/>
            <w:rPrChange w:id="1781" w:author="Stefano Florio" w:date="2019-01-20T18:32:00Z">
              <w:rPr>
                <w:noProof/>
              </w:rPr>
            </w:rPrChange>
          </w:rPr>
          <w:br w:type="page"/>
        </w:r>
      </w:del>
      <w:r w:rsidR="00E949F3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5372100</wp:posOffset>
            </wp:positionH>
            <wp:positionV relativeFrom="paragraph">
              <wp:posOffset>-55245</wp:posOffset>
            </wp:positionV>
            <wp:extent cx="990600" cy="1009650"/>
            <wp:effectExtent l="0" t="0" r="0" b="0"/>
            <wp:wrapThrough wrapText="bothSides">
              <wp:wrapPolygon edited="0">
                <wp:start x="0" y="0"/>
                <wp:lineTo x="0" y="21464"/>
                <wp:lineTo x="21323" y="21464"/>
                <wp:lineTo x="21323" y="0"/>
                <wp:lineTo x="0" y="0"/>
              </wp:wrapPolygon>
            </wp:wrapThrough>
            <wp:docPr id="9" name="Immagin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56BD">
        <w:rPr>
          <w:sz w:val="56"/>
          <w:szCs w:val="56"/>
        </w:rPr>
        <w:t>G</w:t>
      </w:r>
      <w:r w:rsidR="0075497C">
        <w:rPr>
          <w:sz w:val="56"/>
          <w:szCs w:val="56"/>
        </w:rPr>
        <w:t xml:space="preserve">. </w:t>
      </w:r>
      <w:r w:rsidR="00DE1224" w:rsidRPr="00DE1224">
        <w:rPr>
          <w:sz w:val="56"/>
          <w:szCs w:val="56"/>
        </w:rPr>
        <w:t>Effort Recording</w:t>
      </w:r>
      <w:r w:rsidR="00E4636F">
        <w:rPr>
          <w:sz w:val="56"/>
          <w:szCs w:val="56"/>
        </w:rPr>
        <w:t xml:space="preserve"> </w:t>
      </w:r>
    </w:p>
    <w:p w:rsidR="00A161C0" w:rsidRDefault="0036087D" w:rsidP="00D51019">
      <w:pPr>
        <w:pStyle w:val="NormaleWeb"/>
        <w:jc w:val="both"/>
        <w:rPr>
          <w:rFonts w:ascii="Arial" w:hAnsi="Arial" w:cs="Arial"/>
          <w:bCs/>
          <w:i/>
          <w:sz w:val="22"/>
        </w:rPr>
      </w:pPr>
      <w:ins w:id="1782" w:author="Enrico Monte" w:date="2019-01-20T17:45:00Z">
        <w:r>
          <w:rPr>
            <w:rFonts w:ascii="Arial" w:hAnsi="Arial" w:cs="Arial"/>
            <w:bCs/>
            <w:i/>
            <w:noProof/>
            <w:sz w:val="22"/>
          </w:rPr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column">
                <wp:posOffset>-1143000</wp:posOffset>
              </wp:positionH>
              <wp:positionV relativeFrom="paragraph">
                <wp:posOffset>584200</wp:posOffset>
              </wp:positionV>
              <wp:extent cx="7807960" cy="2488565"/>
              <wp:effectExtent l="0" t="0" r="2540" b="635"/>
              <wp:wrapSquare wrapText="bothSides"/>
              <wp:docPr id="3" name="Immagin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Schermata 2019-01-19 alle 22.51.23.png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07960" cy="24885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del w:id="1783" w:author="Enrico Monte" w:date="2019-01-20T17:44:00Z">
        <w:r w:rsidR="00E949F3" w:rsidDel="0036087D">
          <w:rPr>
            <w:noProof/>
          </w:rPr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-1111250</wp:posOffset>
              </wp:positionH>
              <wp:positionV relativeFrom="paragraph">
                <wp:posOffset>588645</wp:posOffset>
              </wp:positionV>
              <wp:extent cx="8782685" cy="3671570"/>
              <wp:effectExtent l="0" t="0" r="0" b="0"/>
              <wp:wrapSquare wrapText="bothSides"/>
              <wp:docPr id="8" name="Immag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782685" cy="36715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  <w:r w:rsidR="00BD56BD">
        <w:rPr>
          <w:rFonts w:ascii="Arial" w:hAnsi="Arial" w:cs="Arial"/>
          <w:b/>
          <w:bCs/>
          <w:i/>
          <w:sz w:val="22"/>
        </w:rPr>
        <w:t>PERT</w:t>
      </w:r>
      <w:r w:rsidR="0075497C">
        <w:rPr>
          <w:rFonts w:ascii="Arial" w:hAnsi="Arial" w:cs="Arial"/>
          <w:b/>
          <w:bCs/>
          <w:i/>
          <w:sz w:val="22"/>
        </w:rPr>
        <w:br/>
      </w:r>
      <w:del w:id="1784" w:author="Enrico Monte" w:date="2019-01-20T17:44:00Z">
        <w:r w:rsidR="0075497C" w:rsidDel="0036087D">
          <w:rPr>
            <w:rFonts w:ascii="Arial" w:hAnsi="Arial" w:cs="Arial"/>
            <w:bCs/>
            <w:i/>
            <w:sz w:val="22"/>
          </w:rPr>
          <w:delText>.</w:delText>
        </w:r>
      </w:del>
    </w:p>
    <w:p w:rsidR="00EE0391" w:rsidRDefault="00EE0391" w:rsidP="00D51019">
      <w:pPr>
        <w:pStyle w:val="NormaleWeb"/>
        <w:jc w:val="both"/>
        <w:rPr>
          <w:rFonts w:ascii="Arial" w:hAnsi="Arial" w:cs="Arial"/>
          <w:bCs/>
          <w:i/>
          <w:sz w:val="22"/>
        </w:rPr>
      </w:pPr>
    </w:p>
    <w:p w:rsidR="00ED25DB" w:rsidRDefault="00DE1224" w:rsidP="00DE1224">
      <w:pPr>
        <w:pStyle w:val="NormaleWeb"/>
        <w:rPr>
          <w:rFonts w:ascii="Arial" w:hAnsi="Arial" w:cs="Arial"/>
          <w:i/>
          <w:sz w:val="22"/>
        </w:rPr>
      </w:pPr>
      <w:r w:rsidRPr="005B12E3">
        <w:rPr>
          <w:rFonts w:ascii="Arial" w:hAnsi="Arial" w:cs="Arial"/>
          <w:b/>
          <w:bCs/>
          <w:i/>
          <w:sz w:val="22"/>
        </w:rPr>
        <w:t>Summary Statistics</w:t>
      </w:r>
      <w:r w:rsidRPr="005B12E3">
        <w:rPr>
          <w:rFonts w:ascii="Arial" w:hAnsi="Arial" w:cs="Arial"/>
          <w:b/>
          <w:bCs/>
          <w:i/>
          <w:sz w:val="22"/>
        </w:rPr>
        <w:br/>
      </w:r>
      <w:r w:rsidR="00B15731" w:rsidRPr="005B12E3">
        <w:rPr>
          <w:rFonts w:ascii="Arial" w:hAnsi="Arial" w:cs="Arial"/>
          <w:i/>
          <w:sz w:val="22"/>
        </w:rPr>
        <w:t>Based on the attributes defined above</w:t>
      </w:r>
      <w:r w:rsidR="00ED25DB">
        <w:rPr>
          <w:rFonts w:ascii="Arial" w:hAnsi="Arial" w:cs="Arial"/>
          <w:i/>
          <w:sz w:val="22"/>
        </w:rPr>
        <w:t xml:space="preserve">, </w:t>
      </w:r>
      <w:r w:rsidR="00B15731" w:rsidRPr="005B12E3">
        <w:rPr>
          <w:rFonts w:ascii="Arial" w:hAnsi="Arial" w:cs="Arial"/>
          <w:i/>
          <w:sz w:val="22"/>
        </w:rPr>
        <w:t>c</w:t>
      </w:r>
      <w:r w:rsidRPr="005B12E3">
        <w:rPr>
          <w:rFonts w:ascii="Arial" w:hAnsi="Arial" w:cs="Arial"/>
          <w:i/>
          <w:sz w:val="22"/>
        </w:rPr>
        <w:t xml:space="preserve">alculate </w:t>
      </w:r>
      <w:r w:rsidR="00ED25DB">
        <w:rPr>
          <w:rFonts w:ascii="Arial" w:hAnsi="Arial" w:cs="Arial"/>
          <w:i/>
          <w:sz w:val="22"/>
        </w:rPr>
        <w:t xml:space="preserve">the </w:t>
      </w:r>
      <w:r w:rsidRPr="005B12E3">
        <w:rPr>
          <w:rFonts w:ascii="Arial" w:hAnsi="Arial" w:cs="Arial"/>
          <w:i/>
          <w:sz w:val="22"/>
        </w:rPr>
        <w:t>summary statistics</w:t>
      </w:r>
      <w:r w:rsidR="00ED25DB">
        <w:rPr>
          <w:rFonts w:ascii="Arial" w:hAnsi="Arial" w:cs="Arial"/>
          <w:i/>
          <w:sz w:val="22"/>
        </w:rPr>
        <w:t xml:space="preserve"> of the time spent for </w:t>
      </w:r>
      <w:r w:rsidR="004A2F4C" w:rsidRPr="005B12E3">
        <w:rPr>
          <w:rFonts w:ascii="Arial" w:hAnsi="Arial" w:cs="Arial"/>
          <w:i/>
          <w:sz w:val="22"/>
        </w:rPr>
        <w:t>“learning”</w:t>
      </w:r>
      <w:r w:rsidR="00AC6DF4">
        <w:rPr>
          <w:rFonts w:ascii="Arial" w:hAnsi="Arial" w:cs="Arial"/>
          <w:i/>
          <w:sz w:val="22"/>
        </w:rPr>
        <w:t>, the time spent for “doing”, and the total time.</w:t>
      </w:r>
      <w:r w:rsidR="004A2F4C" w:rsidRPr="005B12E3">
        <w:rPr>
          <w:rFonts w:ascii="Arial" w:hAnsi="Arial" w:cs="Arial"/>
          <w:i/>
          <w:sz w:val="22"/>
        </w:rPr>
        <w:t xml:space="preserve"> </w:t>
      </w:r>
    </w:p>
    <w:p w:rsidR="00830C6E" w:rsidRDefault="00BD6C0A" w:rsidP="00DE1224">
      <w:pPr>
        <w:pStyle w:val="NormaleWeb"/>
        <w:rPr>
          <w:ins w:id="1785" w:author="Stefano Florio" w:date="2019-01-20T21:32:00Z"/>
          <w:rFonts w:ascii="Arial" w:hAnsi="Arial" w:cs="Arial"/>
          <w:b/>
          <w:i/>
          <w:color w:val="FF0000"/>
          <w:sz w:val="22"/>
        </w:rPr>
      </w:pPr>
      <w:r>
        <w:rPr>
          <w:rFonts w:ascii="Arial" w:hAnsi="Arial" w:cs="Arial"/>
          <w:b/>
          <w:i/>
          <w:color w:val="FF0000"/>
          <w:sz w:val="22"/>
        </w:rPr>
        <w:t xml:space="preserve">COPY HERE (computed from the spreadsheet): </w:t>
      </w:r>
      <w:proofErr w:type="spellStart"/>
      <w:r>
        <w:rPr>
          <w:rFonts w:ascii="Arial" w:hAnsi="Arial" w:cs="Arial"/>
          <w:b/>
          <w:i/>
          <w:color w:val="FF0000"/>
          <w:sz w:val="22"/>
        </w:rPr>
        <w:t>i</w:t>
      </w:r>
      <w:proofErr w:type="spellEnd"/>
      <w:r>
        <w:rPr>
          <w:rFonts w:ascii="Arial" w:hAnsi="Arial" w:cs="Arial"/>
          <w:b/>
          <w:i/>
          <w:color w:val="FF0000"/>
          <w:sz w:val="22"/>
        </w:rPr>
        <w:t xml:space="preserve">) the total number of hours spent by the group (that is, hours per task X number of people working on that task), ii) the time spent for LEARNING and for DOING </w:t>
      </w:r>
    </w:p>
    <w:p w:rsidR="00BD6C0A" w:rsidRPr="00215746" w:rsidRDefault="00830C6E" w:rsidP="00DE1224">
      <w:pPr>
        <w:pStyle w:val="NormaleWeb"/>
        <w:rPr>
          <w:ins w:id="1786" w:author="Stefano Florio" w:date="2019-01-20T21:32:00Z"/>
          <w:rFonts w:ascii="Arial" w:hAnsi="Arial" w:cs="Arial"/>
          <w:b/>
          <w:i/>
          <w:sz w:val="22"/>
          <w:lang w:val="en-GB"/>
          <w:rPrChange w:id="1787" w:author="Stefano Florio" w:date="2019-01-20T22:24:00Z">
            <w:rPr>
              <w:ins w:id="1788" w:author="Stefano Florio" w:date="2019-01-20T21:32:00Z"/>
              <w:rFonts w:ascii="Arial" w:hAnsi="Arial" w:cs="Arial"/>
              <w:b/>
              <w:i/>
              <w:sz w:val="22"/>
              <w:lang w:val="it-IT"/>
            </w:rPr>
          </w:rPrChange>
        </w:rPr>
      </w:pPr>
      <w:ins w:id="1789" w:author="Stefano Florio" w:date="2019-01-20T21:32:00Z">
        <w:r w:rsidRPr="00215746">
          <w:rPr>
            <w:rFonts w:ascii="Arial" w:hAnsi="Arial" w:cs="Arial"/>
            <w:b/>
            <w:i/>
            <w:sz w:val="22"/>
            <w:lang w:val="en-GB"/>
            <w:rPrChange w:id="1790" w:author="Stefano Florio" w:date="2019-01-20T22:24:00Z">
              <w:rPr>
                <w:rFonts w:ascii="Arial" w:hAnsi="Arial" w:cs="Arial"/>
                <w:b/>
                <w:i/>
                <w:color w:val="FF0000"/>
                <w:sz w:val="22"/>
              </w:rPr>
            </w:rPrChange>
          </w:rPr>
          <w:t xml:space="preserve">Ore </w:t>
        </w:r>
        <w:proofErr w:type="spellStart"/>
        <w:r w:rsidRPr="00215746">
          <w:rPr>
            <w:rFonts w:ascii="Arial" w:hAnsi="Arial" w:cs="Arial"/>
            <w:b/>
            <w:i/>
            <w:sz w:val="22"/>
            <w:lang w:val="en-GB"/>
            <w:rPrChange w:id="1791" w:author="Stefano Florio" w:date="2019-01-20T22:24:00Z">
              <w:rPr>
                <w:rFonts w:ascii="Arial" w:hAnsi="Arial" w:cs="Arial"/>
                <w:b/>
                <w:i/>
                <w:color w:val="FF0000"/>
                <w:sz w:val="22"/>
              </w:rPr>
            </w:rPrChange>
          </w:rPr>
          <w:t>totali</w:t>
        </w:r>
        <w:proofErr w:type="spellEnd"/>
        <w:r w:rsidRPr="00215746">
          <w:rPr>
            <w:rFonts w:ascii="Arial" w:hAnsi="Arial" w:cs="Arial"/>
            <w:b/>
            <w:i/>
            <w:sz w:val="22"/>
            <w:lang w:val="en-GB"/>
            <w:rPrChange w:id="1792" w:author="Stefano Florio" w:date="2019-01-20T22:24:00Z">
              <w:rPr>
                <w:rFonts w:ascii="Arial" w:hAnsi="Arial" w:cs="Arial"/>
                <w:b/>
                <w:i/>
                <w:color w:val="FF0000"/>
                <w:sz w:val="22"/>
              </w:rPr>
            </w:rPrChange>
          </w:rPr>
          <w:t>:</w:t>
        </w:r>
      </w:ins>
      <w:r w:rsidR="00BD6C0A" w:rsidRPr="00215746">
        <w:rPr>
          <w:rFonts w:ascii="Arial" w:hAnsi="Arial" w:cs="Arial"/>
          <w:b/>
          <w:i/>
          <w:sz w:val="22"/>
          <w:lang w:val="en-GB"/>
          <w:rPrChange w:id="1793" w:author="Stefano Florio" w:date="2019-01-20T22:24:00Z">
            <w:rPr>
              <w:rFonts w:ascii="Arial" w:hAnsi="Arial" w:cs="Arial"/>
              <w:b/>
              <w:i/>
              <w:color w:val="FF0000"/>
              <w:sz w:val="22"/>
            </w:rPr>
          </w:rPrChange>
        </w:rPr>
        <w:t xml:space="preserve"> </w:t>
      </w:r>
      <w:ins w:id="1794" w:author="Stefano Florio" w:date="2019-01-20T21:32:00Z">
        <w:r w:rsidRPr="00215746">
          <w:rPr>
            <w:rFonts w:ascii="Arial" w:hAnsi="Arial" w:cs="Arial"/>
            <w:b/>
            <w:i/>
            <w:sz w:val="22"/>
            <w:lang w:val="en-GB"/>
            <w:rPrChange w:id="1795" w:author="Stefano Florio" w:date="2019-01-20T22:24:00Z">
              <w:rPr>
                <w:rFonts w:ascii="Arial" w:hAnsi="Arial" w:cs="Arial"/>
                <w:b/>
                <w:i/>
                <w:sz w:val="22"/>
              </w:rPr>
            </w:rPrChange>
          </w:rPr>
          <w:t>20</w:t>
        </w:r>
      </w:ins>
      <w:ins w:id="1796" w:author="Stefano Florio" w:date="2019-01-20T22:09:00Z">
        <w:r w:rsidR="00A42A1F" w:rsidRPr="00215746">
          <w:rPr>
            <w:rFonts w:ascii="Arial" w:hAnsi="Arial" w:cs="Arial"/>
            <w:b/>
            <w:i/>
            <w:sz w:val="22"/>
            <w:lang w:val="en-GB"/>
            <w:rPrChange w:id="1797" w:author="Stefano Florio" w:date="2019-01-20T22:24:00Z">
              <w:rPr>
                <w:rFonts w:ascii="Arial" w:hAnsi="Arial" w:cs="Arial"/>
                <w:b/>
                <w:i/>
                <w:sz w:val="22"/>
                <w:lang w:val="it-IT"/>
              </w:rPr>
            </w:rPrChange>
          </w:rPr>
          <w:t>9</w:t>
        </w:r>
      </w:ins>
      <w:ins w:id="1798" w:author="Stefano Florio" w:date="2019-01-20T21:32:00Z">
        <w:r w:rsidRPr="00215746">
          <w:rPr>
            <w:rFonts w:ascii="Arial" w:hAnsi="Arial" w:cs="Arial"/>
            <w:b/>
            <w:i/>
            <w:sz w:val="22"/>
            <w:lang w:val="en-GB"/>
            <w:rPrChange w:id="1799" w:author="Stefano Florio" w:date="2019-01-20T22:24:00Z">
              <w:rPr>
                <w:rFonts w:ascii="Arial" w:hAnsi="Arial" w:cs="Arial"/>
                <w:b/>
                <w:i/>
                <w:sz w:val="22"/>
              </w:rPr>
            </w:rPrChange>
          </w:rPr>
          <w:t>h</w:t>
        </w:r>
        <w:r w:rsidRPr="00215746">
          <w:rPr>
            <w:rFonts w:ascii="Arial" w:hAnsi="Arial" w:cs="Arial"/>
            <w:b/>
            <w:i/>
            <w:sz w:val="22"/>
            <w:lang w:val="en-GB"/>
            <w:rPrChange w:id="1800" w:author="Stefano Florio" w:date="2019-01-20T22:24:00Z">
              <w:rPr>
                <w:rFonts w:ascii="Arial" w:hAnsi="Arial" w:cs="Arial"/>
                <w:b/>
                <w:i/>
                <w:sz w:val="22"/>
                <w:lang w:val="it-IT"/>
              </w:rPr>
            </w:rPrChange>
          </w:rPr>
          <w:t>;</w:t>
        </w:r>
      </w:ins>
    </w:p>
    <w:p w:rsidR="00830C6E" w:rsidRPr="00215746" w:rsidRDefault="00830C6E" w:rsidP="00DE1224">
      <w:pPr>
        <w:pStyle w:val="NormaleWeb"/>
        <w:rPr>
          <w:ins w:id="1801" w:author="Stefano Florio" w:date="2019-01-20T21:34:00Z"/>
          <w:rFonts w:ascii="Arial" w:hAnsi="Arial" w:cs="Arial"/>
          <w:b/>
          <w:i/>
          <w:sz w:val="22"/>
          <w:lang w:val="en-GB"/>
          <w:rPrChange w:id="1802" w:author="Stefano Florio" w:date="2019-01-20T22:24:00Z">
            <w:rPr>
              <w:ins w:id="1803" w:author="Stefano Florio" w:date="2019-01-20T21:34:00Z"/>
              <w:rFonts w:ascii="Arial" w:hAnsi="Arial" w:cs="Arial"/>
              <w:b/>
              <w:i/>
              <w:sz w:val="22"/>
              <w:lang w:val="it-IT"/>
            </w:rPr>
          </w:rPrChange>
        </w:rPr>
      </w:pPr>
      <w:ins w:id="1804" w:author="Stefano Florio" w:date="2019-01-20T21:32:00Z">
        <w:r w:rsidRPr="00215746">
          <w:rPr>
            <w:rFonts w:ascii="Arial" w:hAnsi="Arial" w:cs="Arial"/>
            <w:b/>
            <w:i/>
            <w:sz w:val="22"/>
            <w:lang w:val="en-GB"/>
            <w:rPrChange w:id="1805" w:author="Stefano Florio" w:date="2019-01-20T22:24:00Z">
              <w:rPr>
                <w:rFonts w:ascii="Arial" w:hAnsi="Arial" w:cs="Arial"/>
                <w:b/>
                <w:i/>
                <w:sz w:val="22"/>
                <w:lang w:val="it-IT"/>
              </w:rPr>
            </w:rPrChange>
          </w:rPr>
          <w:t xml:space="preserve">Learning: </w:t>
        </w:r>
      </w:ins>
      <w:ins w:id="1806" w:author="Stefano Florio" w:date="2019-01-20T21:34:00Z">
        <w:r w:rsidRPr="00215746">
          <w:rPr>
            <w:rFonts w:ascii="Arial" w:hAnsi="Arial" w:cs="Arial"/>
            <w:b/>
            <w:i/>
            <w:sz w:val="22"/>
            <w:lang w:val="en-GB"/>
            <w:rPrChange w:id="1807" w:author="Stefano Florio" w:date="2019-01-20T22:24:00Z">
              <w:rPr>
                <w:rFonts w:ascii="Arial" w:hAnsi="Arial" w:cs="Arial"/>
                <w:b/>
                <w:i/>
                <w:sz w:val="22"/>
                <w:lang w:val="it-IT"/>
              </w:rPr>
            </w:rPrChange>
          </w:rPr>
          <w:t>36h;</w:t>
        </w:r>
      </w:ins>
    </w:p>
    <w:p w:rsidR="00830C6E" w:rsidRPr="00830C6E" w:rsidRDefault="00830C6E" w:rsidP="00DE1224">
      <w:pPr>
        <w:pStyle w:val="NormaleWeb"/>
        <w:rPr>
          <w:rFonts w:ascii="Arial" w:hAnsi="Arial" w:cs="Arial"/>
          <w:b/>
          <w:i/>
          <w:sz w:val="22"/>
          <w:lang w:val="it-IT"/>
          <w:rPrChange w:id="1808" w:author="Stefano Florio" w:date="2019-01-20T21:32:00Z">
            <w:rPr>
              <w:rFonts w:ascii="Arial" w:hAnsi="Arial" w:cs="Arial"/>
              <w:b/>
              <w:i/>
              <w:color w:val="FF0000"/>
              <w:sz w:val="22"/>
            </w:rPr>
          </w:rPrChange>
        </w:rPr>
      </w:pPr>
      <w:proofErr w:type="spellStart"/>
      <w:ins w:id="1809" w:author="Stefano Florio" w:date="2019-01-20T21:34:00Z">
        <w:r>
          <w:rPr>
            <w:rFonts w:ascii="Arial" w:hAnsi="Arial" w:cs="Arial"/>
            <w:b/>
            <w:i/>
            <w:sz w:val="22"/>
            <w:lang w:val="it-IT"/>
          </w:rPr>
          <w:t>D</w:t>
        </w:r>
      </w:ins>
      <w:ins w:id="1810" w:author="Stefano Florio" w:date="2019-01-20T21:35:00Z">
        <w:r>
          <w:rPr>
            <w:rFonts w:ascii="Arial" w:hAnsi="Arial" w:cs="Arial"/>
            <w:b/>
            <w:i/>
            <w:sz w:val="22"/>
            <w:lang w:val="it-IT"/>
          </w:rPr>
          <w:t>oing</w:t>
        </w:r>
        <w:proofErr w:type="spellEnd"/>
        <w:r>
          <w:rPr>
            <w:rFonts w:ascii="Arial" w:hAnsi="Arial" w:cs="Arial"/>
            <w:b/>
            <w:i/>
            <w:sz w:val="22"/>
            <w:lang w:val="it-IT"/>
          </w:rPr>
          <w:t>: 1</w:t>
        </w:r>
      </w:ins>
      <w:ins w:id="1811" w:author="Stefano Florio" w:date="2019-01-20T22:09:00Z">
        <w:r w:rsidR="00A42A1F">
          <w:rPr>
            <w:rFonts w:ascii="Arial" w:hAnsi="Arial" w:cs="Arial"/>
            <w:b/>
            <w:i/>
            <w:sz w:val="22"/>
            <w:lang w:val="it-IT"/>
          </w:rPr>
          <w:t>73</w:t>
        </w:r>
      </w:ins>
      <w:ins w:id="1812" w:author="Stefano Florio" w:date="2019-01-20T21:35:00Z">
        <w:r>
          <w:rPr>
            <w:rFonts w:ascii="Arial" w:hAnsi="Arial" w:cs="Arial"/>
            <w:b/>
            <w:i/>
            <w:sz w:val="22"/>
            <w:lang w:val="it-IT"/>
          </w:rPr>
          <w:t>h;</w:t>
        </w:r>
      </w:ins>
    </w:p>
    <w:p w:rsidR="00382C94" w:rsidRPr="00830C6E" w:rsidRDefault="00382C94" w:rsidP="00BD11D5">
      <w:pPr>
        <w:pStyle w:val="Titolo"/>
        <w:spacing w:line="276" w:lineRule="auto"/>
        <w:rPr>
          <w:noProof/>
          <w:lang w:val="it-IT"/>
          <w:rPrChange w:id="1813" w:author="Stefano Florio" w:date="2019-01-20T21:32:00Z">
            <w:rPr>
              <w:noProof/>
            </w:rPr>
          </w:rPrChange>
        </w:rPr>
      </w:pPr>
    </w:p>
    <w:p w:rsidR="00382C94" w:rsidRPr="00830C6E" w:rsidRDefault="00382C94" w:rsidP="00BD11D5">
      <w:pPr>
        <w:pStyle w:val="Titolo"/>
        <w:spacing w:line="276" w:lineRule="auto"/>
        <w:rPr>
          <w:noProof/>
          <w:lang w:val="it-IT"/>
          <w:rPrChange w:id="1814" w:author="Stefano Florio" w:date="2019-01-20T21:32:00Z">
            <w:rPr>
              <w:noProof/>
            </w:rPr>
          </w:rPrChange>
        </w:rPr>
      </w:pPr>
    </w:p>
    <w:p w:rsidR="00ED25DB" w:rsidRPr="00830C6E" w:rsidRDefault="00ED25DB" w:rsidP="00BD11D5">
      <w:pPr>
        <w:pStyle w:val="Titolo"/>
        <w:spacing w:line="276" w:lineRule="auto"/>
        <w:rPr>
          <w:rFonts w:ascii="Arial" w:hAnsi="Arial" w:cs="Arial"/>
          <w:i/>
          <w:sz w:val="22"/>
          <w:szCs w:val="24"/>
          <w:lang w:val="it-IT"/>
          <w:rPrChange w:id="1815" w:author="Stefano Florio" w:date="2019-01-20T21:32:00Z">
            <w:rPr>
              <w:rFonts w:ascii="Arial" w:hAnsi="Arial" w:cs="Arial"/>
              <w:i/>
              <w:sz w:val="22"/>
              <w:szCs w:val="24"/>
            </w:rPr>
          </w:rPrChange>
        </w:rPr>
      </w:pPr>
      <w:r w:rsidRPr="00830C6E">
        <w:rPr>
          <w:noProof/>
          <w:lang w:val="it-IT"/>
          <w:rPrChange w:id="1816" w:author="Stefano Florio" w:date="2019-01-20T21:32:00Z">
            <w:rPr>
              <w:noProof/>
            </w:rPr>
          </w:rPrChange>
        </w:rPr>
        <w:lastRenderedPageBreak/>
        <w:t>Appendix. Code</w:t>
      </w:r>
      <w:r w:rsidR="008A4412" w:rsidRPr="00830C6E">
        <w:rPr>
          <w:noProof/>
          <w:lang w:val="it-IT"/>
          <w:rPrChange w:id="1817" w:author="Stefano Florio" w:date="2019-01-20T21:32:00Z">
            <w:rPr>
              <w:noProof/>
            </w:rPr>
          </w:rPrChange>
        </w:rPr>
        <w:t xml:space="preserve"> </w:t>
      </w:r>
      <w:r w:rsidRPr="00830C6E">
        <w:rPr>
          <w:noProof/>
          <w:lang w:val="it-IT"/>
          <w:rPrChange w:id="1818" w:author="Stefano Florio" w:date="2019-01-20T21:32:00Z">
            <w:rPr>
              <w:noProof/>
            </w:rPr>
          </w:rPrChange>
        </w:rPr>
        <w:br/>
      </w:r>
    </w:p>
    <w:p w:rsidR="00BD11D5" w:rsidRPr="00830C6E" w:rsidRDefault="00BD11D5" w:rsidP="00BD11D5">
      <w:pPr>
        <w:rPr>
          <w:lang w:val="it-IT"/>
          <w:rPrChange w:id="1819" w:author="Stefano Florio" w:date="2019-01-20T21:32:00Z">
            <w:rPr/>
          </w:rPrChange>
        </w:rPr>
      </w:pPr>
    </w:p>
    <w:p w:rsidR="001A1571" w:rsidRPr="00A418E5" w:rsidRDefault="00A418E5" w:rsidP="001A1571">
      <w:pPr>
        <w:rPr>
          <w:rFonts w:ascii="Arial" w:hAnsi="Arial" w:cs="Arial"/>
          <w:b/>
          <w:lang w:val="it-IT"/>
          <w:rPrChange w:id="1820" w:author="Stefano Florio" w:date="2019-01-20T21:45:00Z">
            <w:rPr/>
          </w:rPrChange>
        </w:rPr>
      </w:pPr>
      <w:ins w:id="1821" w:author="Stefano Florio" w:date="2019-01-20T21:45:00Z">
        <w:r>
          <w:rPr>
            <w:rFonts w:ascii="Arial" w:hAnsi="Arial" w:cs="Arial"/>
            <w:b/>
            <w:lang w:val="it-IT"/>
          </w:rPr>
          <w:t>ALGORITMO CALCOLO DELLE PRIORITA’</w:t>
        </w:r>
      </w:ins>
    </w:p>
    <w:p w:rsidR="001A1571" w:rsidRPr="00830C6E" w:rsidRDefault="001A1571" w:rsidP="001A1571">
      <w:pPr>
        <w:rPr>
          <w:lang w:val="it-IT"/>
          <w:rPrChange w:id="1822" w:author="Stefano Florio" w:date="2019-01-20T21:32:00Z">
            <w:rPr/>
          </w:rPrChange>
        </w:rPr>
      </w:pPr>
    </w:p>
    <w:p w:rsidR="00ED25DB" w:rsidRPr="00830C6E" w:rsidRDefault="00830C6E" w:rsidP="00DE1224">
      <w:pPr>
        <w:pStyle w:val="NormaleWeb"/>
        <w:rPr>
          <w:rFonts w:ascii="Arial" w:hAnsi="Arial" w:cs="Arial"/>
          <w:i/>
          <w:sz w:val="22"/>
          <w:lang w:val="it-IT"/>
          <w:rPrChange w:id="1823" w:author="Stefano Florio" w:date="2019-01-20T21:32:00Z">
            <w:rPr>
              <w:rFonts w:ascii="Arial" w:hAnsi="Arial" w:cs="Arial"/>
              <w:i/>
              <w:sz w:val="22"/>
            </w:rPr>
          </w:rPrChange>
        </w:rPr>
      </w:pPr>
      <w:ins w:id="1824" w:author="Stefano Florio" w:date="2019-01-20T21:44:00Z">
        <w:r>
          <w:rPr>
            <w:rFonts w:ascii="Arial" w:hAnsi="Arial" w:cs="Arial"/>
            <w:i/>
            <w:noProof/>
            <w:sz w:val="22"/>
            <w:lang w:val="it-IT"/>
          </w:rPr>
          <w:drawing>
            <wp:inline distT="0" distB="0" distL="0" distR="0">
              <wp:extent cx="5893076" cy="4264762"/>
              <wp:effectExtent l="0" t="0" r="0" b="2540"/>
              <wp:docPr id="13" name="Immagin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895671" cy="4266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DE1224" w:rsidRPr="00830C6E" w:rsidDel="00A418E5" w:rsidRDefault="00DE1224" w:rsidP="00DE1224">
      <w:pPr>
        <w:rPr>
          <w:del w:id="1825" w:author="Stefano Florio" w:date="2019-01-20T21:50:00Z"/>
          <w:rFonts w:ascii="Arial" w:hAnsi="Arial" w:cs="Arial"/>
          <w:bCs/>
          <w:i/>
          <w:lang w:val="it-IT"/>
          <w:rPrChange w:id="1826" w:author="Stefano Florio" w:date="2019-01-20T21:32:00Z">
            <w:rPr>
              <w:del w:id="1827" w:author="Stefano Florio" w:date="2019-01-20T21:50:00Z"/>
              <w:rFonts w:ascii="Arial" w:hAnsi="Arial" w:cs="Arial"/>
              <w:bCs/>
              <w:i/>
            </w:rPr>
          </w:rPrChange>
        </w:rPr>
      </w:pPr>
    </w:p>
    <w:p w:rsidR="00830C6E" w:rsidRPr="00B32FCA" w:rsidRDefault="00830C6E" w:rsidP="00830C6E">
      <w:pPr>
        <w:rPr>
          <w:ins w:id="1828" w:author="Stefano Florio" w:date="2019-01-20T21:36:00Z"/>
          <w:rFonts w:ascii="Arial" w:hAnsi="Arial" w:cs="Arial"/>
        </w:rPr>
      </w:pPr>
    </w:p>
    <w:p w:rsidR="00830C6E" w:rsidRPr="00830C6E" w:rsidRDefault="00830C6E" w:rsidP="00830C6E">
      <w:pPr>
        <w:rPr>
          <w:ins w:id="1829" w:author="Stefano Florio" w:date="2019-01-20T21:36:00Z"/>
          <w:rFonts w:ascii="Arial" w:hAnsi="Arial" w:cs="Arial"/>
          <w:lang w:val="it-IT"/>
          <w:rPrChange w:id="1830" w:author="Stefano Florio" w:date="2019-01-20T21:36:00Z">
            <w:rPr>
              <w:ins w:id="1831" w:author="Stefano Florio" w:date="2019-01-20T21:36:00Z"/>
              <w:rFonts w:ascii="Arial" w:hAnsi="Arial" w:cs="Arial"/>
            </w:rPr>
          </w:rPrChange>
        </w:rPr>
      </w:pPr>
      <w:ins w:id="1832" w:author="Stefano Florio" w:date="2019-01-20T21:36:00Z">
        <w:r w:rsidRPr="00830C6E">
          <w:rPr>
            <w:rFonts w:ascii="Arial" w:hAnsi="Arial" w:cs="Arial"/>
            <w:lang w:val="it-IT"/>
            <w:rPrChange w:id="1833" w:author="Stefano Florio" w:date="2019-01-20T21:36:00Z">
              <w:rPr>
                <w:rFonts w:ascii="Arial" w:hAnsi="Arial" w:cs="Arial"/>
              </w:rPr>
            </w:rPrChange>
          </w:rPr>
          <w:t>Per il calcolo delle priorità abbiamo suddiviso il calcolo per i malfunzionamenti da quello per le anomalie.</w:t>
        </w:r>
      </w:ins>
    </w:p>
    <w:p w:rsidR="00830C6E" w:rsidRPr="00830C6E" w:rsidRDefault="00830C6E" w:rsidP="00830C6E">
      <w:pPr>
        <w:rPr>
          <w:ins w:id="1834" w:author="Stefano Florio" w:date="2019-01-20T21:36:00Z"/>
          <w:rFonts w:ascii="Arial" w:hAnsi="Arial" w:cs="Arial"/>
          <w:lang w:val="it-IT"/>
          <w:rPrChange w:id="1835" w:author="Stefano Florio" w:date="2019-01-20T21:36:00Z">
            <w:rPr>
              <w:ins w:id="1836" w:author="Stefano Florio" w:date="2019-01-20T21:36:00Z"/>
              <w:rFonts w:ascii="Arial" w:hAnsi="Arial" w:cs="Arial"/>
            </w:rPr>
          </w:rPrChange>
        </w:rPr>
      </w:pPr>
      <w:ins w:id="1837" w:author="Stefano Florio" w:date="2019-01-20T21:36:00Z">
        <w:r w:rsidRPr="00830C6E">
          <w:rPr>
            <w:rFonts w:ascii="Arial" w:hAnsi="Arial" w:cs="Arial"/>
            <w:lang w:val="it-IT"/>
            <w:rPrChange w:id="1838" w:author="Stefano Florio" w:date="2019-01-20T21:36:00Z">
              <w:rPr>
                <w:rFonts w:ascii="Arial" w:hAnsi="Arial" w:cs="Arial"/>
              </w:rPr>
            </w:rPrChange>
          </w:rPr>
          <w:t xml:space="preserve">Per questi calcoli passiamo all’algoritmo </w:t>
        </w:r>
        <w:r w:rsidRPr="00A418E5">
          <w:rPr>
            <w:rFonts w:ascii="Arial" w:hAnsi="Arial" w:cs="Arial"/>
            <w:b/>
            <w:lang w:val="it-IT"/>
            <w:rPrChange w:id="1839" w:author="Stefano Florio" w:date="2019-01-20T21:46:00Z">
              <w:rPr>
                <w:rFonts w:ascii="Arial" w:hAnsi="Arial" w:cs="Arial"/>
              </w:rPr>
            </w:rPrChange>
          </w:rPr>
          <w:t xml:space="preserve">i sensori delle stanze associate al gestore </w:t>
        </w:r>
        <w:r w:rsidRPr="00830C6E">
          <w:rPr>
            <w:rFonts w:ascii="Arial" w:hAnsi="Arial" w:cs="Arial"/>
            <w:lang w:val="it-IT"/>
            <w:rPrChange w:id="1840" w:author="Stefano Florio" w:date="2019-01-20T21:36:00Z">
              <w:rPr>
                <w:rFonts w:ascii="Arial" w:hAnsi="Arial" w:cs="Arial"/>
              </w:rPr>
            </w:rPrChange>
          </w:rPr>
          <w:t>e</w:t>
        </w:r>
      </w:ins>
      <w:ins w:id="1841" w:author="Stefano Florio" w:date="2019-01-20T21:49:00Z">
        <w:r w:rsidR="00A418E5">
          <w:rPr>
            <w:rFonts w:ascii="Arial" w:hAnsi="Arial" w:cs="Arial"/>
            <w:lang w:val="it-IT"/>
          </w:rPr>
          <w:t xml:space="preserve"> viene assegnato</w:t>
        </w:r>
      </w:ins>
      <w:ins w:id="1842" w:author="Stefano Florio" w:date="2019-01-20T21:36:00Z">
        <w:r w:rsidRPr="00830C6E">
          <w:rPr>
            <w:rFonts w:ascii="Arial" w:hAnsi="Arial" w:cs="Arial"/>
            <w:lang w:val="it-IT"/>
            <w:rPrChange w:id="1843" w:author="Stefano Florio" w:date="2019-01-20T21:36:00Z">
              <w:rPr>
                <w:rFonts w:ascii="Arial" w:hAnsi="Arial" w:cs="Arial"/>
              </w:rPr>
            </w:rPrChange>
          </w:rPr>
          <w:t xml:space="preserve"> un numero ad ogni sensore, ovvero </w:t>
        </w:r>
        <w:r w:rsidRPr="00A418E5">
          <w:rPr>
            <w:rFonts w:ascii="Arial" w:hAnsi="Arial" w:cs="Arial"/>
            <w:color w:val="00B050"/>
            <w:lang w:val="it-IT"/>
            <w:rPrChange w:id="1844" w:author="Stefano Florio" w:date="2019-01-20T21:49:00Z">
              <w:rPr>
                <w:rFonts w:ascii="Arial" w:hAnsi="Arial" w:cs="Arial"/>
              </w:rPr>
            </w:rPrChange>
          </w:rPr>
          <w:t>0 se non ci sono problemi</w:t>
        </w:r>
        <w:r w:rsidRPr="00A418E5">
          <w:rPr>
            <w:rFonts w:ascii="Arial" w:hAnsi="Arial" w:cs="Arial"/>
            <w:lang w:val="it-IT"/>
            <w:rPrChange w:id="1845" w:author="Stefano Florio" w:date="2019-01-20T21:48:00Z">
              <w:rPr>
                <w:rFonts w:ascii="Arial" w:hAnsi="Arial" w:cs="Arial"/>
              </w:rPr>
            </w:rPrChange>
          </w:rPr>
          <w:t xml:space="preserve">, </w:t>
        </w:r>
        <w:r w:rsidRPr="00A418E5">
          <w:rPr>
            <w:rFonts w:ascii="Arial" w:hAnsi="Arial" w:cs="Arial"/>
            <w:color w:val="FFFF00"/>
            <w:lang w:val="it-IT"/>
            <w:rPrChange w:id="1846" w:author="Stefano Florio" w:date="2019-01-20T21:49:00Z">
              <w:rPr>
                <w:rFonts w:ascii="Arial" w:hAnsi="Arial" w:cs="Arial"/>
              </w:rPr>
            </w:rPrChange>
          </w:rPr>
          <w:t>1 se bassa priorità</w:t>
        </w:r>
        <w:r w:rsidRPr="00830C6E">
          <w:rPr>
            <w:rFonts w:ascii="Arial" w:hAnsi="Arial" w:cs="Arial"/>
            <w:lang w:val="it-IT"/>
            <w:rPrChange w:id="1847" w:author="Stefano Florio" w:date="2019-01-20T21:36:00Z">
              <w:rPr>
                <w:rFonts w:ascii="Arial" w:hAnsi="Arial" w:cs="Arial"/>
              </w:rPr>
            </w:rPrChange>
          </w:rPr>
          <w:t xml:space="preserve">, </w:t>
        </w:r>
        <w:r w:rsidRPr="00A418E5">
          <w:rPr>
            <w:rFonts w:ascii="Arial" w:hAnsi="Arial" w:cs="Arial"/>
            <w:color w:val="E36C0A" w:themeColor="accent6" w:themeShade="BF"/>
            <w:lang w:val="it-IT"/>
            <w:rPrChange w:id="1848" w:author="Stefano Florio" w:date="2019-01-20T21:49:00Z">
              <w:rPr>
                <w:rFonts w:ascii="Arial" w:hAnsi="Arial" w:cs="Arial"/>
              </w:rPr>
            </w:rPrChange>
          </w:rPr>
          <w:t>2 se media priorità</w:t>
        </w:r>
        <w:r w:rsidRPr="00830C6E">
          <w:rPr>
            <w:rFonts w:ascii="Arial" w:hAnsi="Arial" w:cs="Arial"/>
            <w:lang w:val="it-IT"/>
            <w:rPrChange w:id="1849" w:author="Stefano Florio" w:date="2019-01-20T21:36:00Z">
              <w:rPr>
                <w:rFonts w:ascii="Arial" w:hAnsi="Arial" w:cs="Arial"/>
              </w:rPr>
            </w:rPrChange>
          </w:rPr>
          <w:t xml:space="preserve">, </w:t>
        </w:r>
        <w:r w:rsidRPr="00A418E5">
          <w:rPr>
            <w:rFonts w:ascii="Arial" w:hAnsi="Arial" w:cs="Arial"/>
            <w:color w:val="FF0000"/>
            <w:lang w:val="it-IT"/>
            <w:rPrChange w:id="1850" w:author="Stefano Florio" w:date="2019-01-20T21:49:00Z">
              <w:rPr>
                <w:rFonts w:ascii="Arial" w:hAnsi="Arial" w:cs="Arial"/>
              </w:rPr>
            </w:rPrChange>
          </w:rPr>
          <w:t>3 se alta priorità</w:t>
        </w:r>
        <w:r w:rsidRPr="00830C6E">
          <w:rPr>
            <w:rFonts w:ascii="Arial" w:hAnsi="Arial" w:cs="Arial"/>
            <w:lang w:val="it-IT"/>
            <w:rPrChange w:id="1851" w:author="Stefano Florio" w:date="2019-01-20T21:36:00Z">
              <w:rPr>
                <w:rFonts w:ascii="Arial" w:hAnsi="Arial" w:cs="Arial"/>
              </w:rPr>
            </w:rPrChange>
          </w:rPr>
          <w:t xml:space="preserve">, </w:t>
        </w:r>
        <w:r w:rsidRPr="00A418E5">
          <w:rPr>
            <w:rFonts w:ascii="Arial" w:hAnsi="Arial" w:cs="Arial"/>
            <w:color w:val="7030A0"/>
            <w:lang w:val="it-IT"/>
            <w:rPrChange w:id="1852" w:author="Stefano Florio" w:date="2019-01-20T21:49:00Z">
              <w:rPr>
                <w:rFonts w:ascii="Arial" w:hAnsi="Arial" w:cs="Arial"/>
              </w:rPr>
            </w:rPrChange>
          </w:rPr>
          <w:t>4 se pericolo</w:t>
        </w:r>
        <w:r w:rsidRPr="00830C6E">
          <w:rPr>
            <w:rFonts w:ascii="Arial" w:hAnsi="Arial" w:cs="Arial"/>
            <w:lang w:val="it-IT"/>
            <w:rPrChange w:id="1853" w:author="Stefano Florio" w:date="2019-01-20T21:36:00Z">
              <w:rPr>
                <w:rFonts w:ascii="Arial" w:hAnsi="Arial" w:cs="Arial"/>
              </w:rPr>
            </w:rPrChange>
          </w:rPr>
          <w:t>.</w:t>
        </w:r>
      </w:ins>
    </w:p>
    <w:p w:rsidR="00A418E5" w:rsidRDefault="00830C6E" w:rsidP="00830C6E">
      <w:pPr>
        <w:shd w:val="clear" w:color="auto" w:fill="FFFFFF"/>
        <w:rPr>
          <w:ins w:id="1854" w:author="Stefano Florio" w:date="2019-01-20T21:50:00Z"/>
          <w:rFonts w:ascii="Arial" w:hAnsi="Arial" w:cs="Arial"/>
          <w:lang w:val="it-IT"/>
        </w:rPr>
      </w:pPr>
      <w:ins w:id="1855" w:author="Stefano Florio" w:date="2019-01-20T21:36:00Z">
        <w:r w:rsidRPr="00830C6E">
          <w:rPr>
            <w:rFonts w:ascii="Arial" w:hAnsi="Arial" w:cs="Arial"/>
            <w:lang w:val="it-IT"/>
            <w:rPrChange w:id="1856" w:author="Stefano Florio" w:date="2019-01-20T21:36:00Z">
              <w:rPr>
                <w:rFonts w:ascii="Arial" w:hAnsi="Arial" w:cs="Arial"/>
              </w:rPr>
            </w:rPrChange>
          </w:rPr>
          <w:t>Per i malfunzionamenti viene assegnato</w:t>
        </w:r>
      </w:ins>
      <w:ins w:id="1857" w:author="Stefano Florio" w:date="2019-01-20T21:50:00Z">
        <w:r w:rsidR="00A418E5">
          <w:rPr>
            <w:rFonts w:ascii="Arial" w:hAnsi="Arial" w:cs="Arial"/>
            <w:lang w:val="it-IT"/>
          </w:rPr>
          <w:t>:</w:t>
        </w:r>
      </w:ins>
    </w:p>
    <w:p w:rsidR="00A418E5" w:rsidRDefault="00A418E5" w:rsidP="00830C6E">
      <w:pPr>
        <w:shd w:val="clear" w:color="auto" w:fill="FFFFFF"/>
        <w:rPr>
          <w:ins w:id="1858" w:author="Stefano Florio" w:date="2019-01-20T21:50:00Z"/>
          <w:rFonts w:ascii="Arial" w:hAnsi="Arial" w:cs="Arial"/>
          <w:lang w:val="it-IT"/>
        </w:rPr>
      </w:pPr>
      <w:ins w:id="1859" w:author="Stefano Florio" w:date="2019-01-20T21:50:00Z">
        <w:r>
          <w:rPr>
            <w:rFonts w:ascii="Arial" w:hAnsi="Arial" w:cs="Arial"/>
            <w:lang w:val="it-IT"/>
          </w:rPr>
          <w:tab/>
          <w:t>-</w:t>
        </w:r>
      </w:ins>
      <w:ins w:id="1860" w:author="Stefano Florio" w:date="2019-01-20T21:36:00Z">
        <w:r w:rsidR="00830C6E" w:rsidRPr="00830C6E">
          <w:rPr>
            <w:rFonts w:ascii="Arial" w:hAnsi="Arial" w:cs="Arial"/>
            <w:lang w:val="it-IT"/>
            <w:rPrChange w:id="1861" w:author="Stefano Florio" w:date="2019-01-20T21:36:00Z">
              <w:rPr>
                <w:rFonts w:ascii="Arial" w:hAnsi="Arial" w:cs="Arial"/>
              </w:rPr>
            </w:rPrChange>
          </w:rPr>
          <w:t xml:space="preserve"> 0 se non ci sono malfunzionamenti</w:t>
        </w:r>
      </w:ins>
      <w:ins w:id="1862" w:author="Stefano Florio" w:date="2019-01-20T21:55:00Z">
        <w:r w:rsidR="00BC21ED">
          <w:rPr>
            <w:rFonts w:ascii="Arial" w:hAnsi="Arial" w:cs="Arial"/>
            <w:lang w:val="it-IT"/>
          </w:rPr>
          <w:t>;</w:t>
        </w:r>
      </w:ins>
    </w:p>
    <w:p w:rsidR="00A418E5" w:rsidRDefault="00A418E5" w:rsidP="00830C6E">
      <w:pPr>
        <w:shd w:val="clear" w:color="auto" w:fill="FFFFFF"/>
        <w:rPr>
          <w:ins w:id="1863" w:author="Stefano Florio" w:date="2019-01-20T21:50:00Z"/>
          <w:rFonts w:ascii="Arial" w:hAnsi="Arial" w:cs="Arial"/>
          <w:lang w:val="it-IT"/>
        </w:rPr>
      </w:pPr>
      <w:ins w:id="1864" w:author="Stefano Florio" w:date="2019-01-20T21:50:00Z">
        <w:r>
          <w:rPr>
            <w:rFonts w:ascii="Arial" w:hAnsi="Arial" w:cs="Arial"/>
            <w:lang w:val="it-IT"/>
          </w:rPr>
          <w:tab/>
          <w:t xml:space="preserve">- </w:t>
        </w:r>
      </w:ins>
      <w:ins w:id="1865" w:author="Stefano Florio" w:date="2019-01-20T21:36:00Z">
        <w:r w:rsidR="00830C6E" w:rsidRPr="00830C6E">
          <w:rPr>
            <w:rFonts w:ascii="Arial" w:hAnsi="Arial" w:cs="Arial"/>
            <w:lang w:val="it-IT"/>
            <w:rPrChange w:id="1866" w:author="Stefano Florio" w:date="2019-01-20T21:36:00Z">
              <w:rPr>
                <w:rFonts w:ascii="Arial" w:hAnsi="Arial" w:cs="Arial"/>
              </w:rPr>
            </w:rPrChange>
          </w:rPr>
          <w:t xml:space="preserve">1 se c’è un solo sensore malfunzionante ma ce n’è almeno uno dello </w:t>
        </w:r>
      </w:ins>
      <w:ins w:id="1867" w:author="Stefano Florio" w:date="2019-01-20T21:50:00Z">
        <w:r>
          <w:rPr>
            <w:rFonts w:ascii="Arial" w:hAnsi="Arial" w:cs="Arial"/>
            <w:lang w:val="it-IT"/>
          </w:rPr>
          <w:tab/>
          <w:t xml:space="preserve">  </w:t>
        </w:r>
        <w:r>
          <w:rPr>
            <w:rFonts w:ascii="Arial" w:hAnsi="Arial" w:cs="Arial"/>
            <w:lang w:val="it-IT"/>
          </w:rPr>
          <w:tab/>
        </w:r>
      </w:ins>
      <w:ins w:id="1868" w:author="Stefano Florio" w:date="2019-01-20T21:36:00Z">
        <w:r w:rsidR="00830C6E" w:rsidRPr="00830C6E">
          <w:rPr>
            <w:rFonts w:ascii="Arial" w:hAnsi="Arial" w:cs="Arial"/>
            <w:lang w:val="it-IT"/>
            <w:rPrChange w:id="1869" w:author="Stefano Florio" w:date="2019-01-20T21:36:00Z">
              <w:rPr>
                <w:rFonts w:ascii="Arial" w:hAnsi="Arial" w:cs="Arial"/>
              </w:rPr>
            </w:rPrChange>
          </w:rPr>
          <w:t>stesso tipo funzionante</w:t>
        </w:r>
      </w:ins>
      <w:ins w:id="1870" w:author="Stefano Florio" w:date="2019-01-20T21:55:00Z">
        <w:r w:rsidR="00BC21ED">
          <w:rPr>
            <w:rFonts w:ascii="Arial" w:hAnsi="Arial" w:cs="Arial"/>
            <w:lang w:val="it-IT"/>
          </w:rPr>
          <w:t>;</w:t>
        </w:r>
      </w:ins>
    </w:p>
    <w:p w:rsidR="00A418E5" w:rsidRDefault="00A418E5" w:rsidP="00830C6E">
      <w:pPr>
        <w:shd w:val="clear" w:color="auto" w:fill="FFFFFF"/>
        <w:rPr>
          <w:ins w:id="1871" w:author="Stefano Florio" w:date="2019-01-20T21:51:00Z"/>
          <w:rFonts w:ascii="Arial" w:hAnsi="Arial" w:cs="Arial"/>
          <w:lang w:val="it-IT"/>
        </w:rPr>
      </w:pPr>
      <w:ins w:id="1872" w:author="Stefano Florio" w:date="2019-01-20T21:50:00Z">
        <w:r>
          <w:rPr>
            <w:rFonts w:ascii="Arial" w:hAnsi="Arial" w:cs="Arial"/>
            <w:lang w:val="it-IT"/>
          </w:rPr>
          <w:lastRenderedPageBreak/>
          <w:tab/>
          <w:t xml:space="preserve">- </w:t>
        </w:r>
      </w:ins>
      <w:ins w:id="1873" w:author="Stefano Florio" w:date="2019-01-20T21:36:00Z">
        <w:r w:rsidR="00830C6E" w:rsidRPr="00830C6E">
          <w:rPr>
            <w:rFonts w:ascii="Arial" w:hAnsi="Arial" w:cs="Arial"/>
            <w:lang w:val="it-IT"/>
            <w:rPrChange w:id="1874" w:author="Stefano Florio" w:date="2019-01-20T21:36:00Z">
              <w:rPr>
                <w:rFonts w:ascii="Arial" w:hAnsi="Arial" w:cs="Arial"/>
              </w:rPr>
            </w:rPrChange>
          </w:rPr>
          <w:t xml:space="preserve">2 se più sensori non funzionano ma ce ne sono altri dello stesso tipo </w:t>
        </w:r>
      </w:ins>
      <w:ins w:id="1875" w:author="Stefano Florio" w:date="2019-01-20T21:51:00Z">
        <w:r>
          <w:rPr>
            <w:rFonts w:ascii="Arial" w:hAnsi="Arial" w:cs="Arial"/>
            <w:lang w:val="it-IT"/>
          </w:rPr>
          <w:tab/>
        </w:r>
      </w:ins>
      <w:ins w:id="1876" w:author="Stefano Florio" w:date="2019-01-20T21:36:00Z">
        <w:r w:rsidR="00830C6E" w:rsidRPr="00830C6E">
          <w:rPr>
            <w:rFonts w:ascii="Arial" w:hAnsi="Arial" w:cs="Arial"/>
            <w:lang w:val="it-IT"/>
            <w:rPrChange w:id="1877" w:author="Stefano Florio" w:date="2019-01-20T21:36:00Z">
              <w:rPr>
                <w:rFonts w:ascii="Arial" w:hAnsi="Arial" w:cs="Arial"/>
              </w:rPr>
            </w:rPrChange>
          </w:rPr>
          <w:t>funzionanti</w:t>
        </w:r>
      </w:ins>
      <w:ins w:id="1878" w:author="Stefano Florio" w:date="2019-01-20T21:55:00Z">
        <w:r w:rsidR="00BC21ED">
          <w:rPr>
            <w:rFonts w:ascii="Arial" w:hAnsi="Arial" w:cs="Arial"/>
            <w:lang w:val="it-IT"/>
          </w:rPr>
          <w:t>;</w:t>
        </w:r>
      </w:ins>
    </w:p>
    <w:p w:rsidR="00A418E5" w:rsidRDefault="00A418E5" w:rsidP="00830C6E">
      <w:pPr>
        <w:shd w:val="clear" w:color="auto" w:fill="FFFFFF"/>
        <w:rPr>
          <w:ins w:id="1879" w:author="Stefano Florio" w:date="2019-01-20T21:51:00Z"/>
          <w:rFonts w:ascii="Arial" w:hAnsi="Arial" w:cs="Arial"/>
          <w:lang w:val="it-IT"/>
        </w:rPr>
      </w:pPr>
      <w:ins w:id="1880" w:author="Stefano Florio" w:date="2019-01-20T21:51:00Z">
        <w:r>
          <w:rPr>
            <w:rFonts w:ascii="Arial" w:hAnsi="Arial" w:cs="Arial"/>
            <w:lang w:val="it-IT"/>
          </w:rPr>
          <w:tab/>
          <w:t>-</w:t>
        </w:r>
      </w:ins>
      <w:ins w:id="1881" w:author="Stefano Florio" w:date="2019-01-20T21:36:00Z">
        <w:r w:rsidR="00830C6E" w:rsidRPr="00830C6E">
          <w:rPr>
            <w:rFonts w:ascii="Arial" w:hAnsi="Arial" w:cs="Arial"/>
            <w:lang w:val="it-IT"/>
            <w:rPrChange w:id="1882" w:author="Stefano Florio" w:date="2019-01-20T21:36:00Z">
              <w:rPr>
                <w:rFonts w:ascii="Arial" w:hAnsi="Arial" w:cs="Arial"/>
              </w:rPr>
            </w:rPrChange>
          </w:rPr>
          <w:t xml:space="preserve"> 3 se per almeno una variabile ambientale non c’è nessun sensore che la </w:t>
        </w:r>
      </w:ins>
      <w:ins w:id="1883" w:author="Stefano Florio" w:date="2019-01-20T21:51:00Z">
        <w:r>
          <w:rPr>
            <w:rFonts w:ascii="Arial" w:hAnsi="Arial" w:cs="Arial"/>
            <w:lang w:val="it-IT"/>
          </w:rPr>
          <w:tab/>
        </w:r>
      </w:ins>
      <w:ins w:id="1884" w:author="Stefano Florio" w:date="2019-01-20T21:36:00Z">
        <w:r w:rsidR="00830C6E" w:rsidRPr="00830C6E">
          <w:rPr>
            <w:rFonts w:ascii="Arial" w:hAnsi="Arial" w:cs="Arial"/>
            <w:lang w:val="it-IT"/>
            <w:rPrChange w:id="1885" w:author="Stefano Florio" w:date="2019-01-20T21:36:00Z">
              <w:rPr>
                <w:rFonts w:ascii="Arial" w:hAnsi="Arial" w:cs="Arial"/>
              </w:rPr>
            </w:rPrChange>
          </w:rPr>
          <w:t>può rilevare</w:t>
        </w:r>
      </w:ins>
      <w:ins w:id="1886" w:author="Stefano Florio" w:date="2019-01-20T21:55:00Z">
        <w:r w:rsidR="00BC21ED">
          <w:rPr>
            <w:rFonts w:ascii="Arial" w:hAnsi="Arial" w:cs="Arial"/>
            <w:lang w:val="it-IT"/>
          </w:rPr>
          <w:t>;</w:t>
        </w:r>
      </w:ins>
    </w:p>
    <w:p w:rsidR="00830C6E" w:rsidRDefault="00A418E5" w:rsidP="00830C6E">
      <w:pPr>
        <w:shd w:val="clear" w:color="auto" w:fill="FFFFFF"/>
        <w:rPr>
          <w:ins w:id="1887" w:author="Stefano Florio" w:date="2019-01-20T22:13:00Z"/>
          <w:rFonts w:ascii="Arial" w:hAnsi="Arial" w:cs="Arial"/>
          <w:lang w:val="it-IT"/>
        </w:rPr>
      </w:pPr>
      <w:ins w:id="1888" w:author="Stefano Florio" w:date="2019-01-20T21:51:00Z">
        <w:r>
          <w:rPr>
            <w:rFonts w:ascii="Arial" w:hAnsi="Arial" w:cs="Arial"/>
            <w:lang w:val="it-IT"/>
          </w:rPr>
          <w:tab/>
          <w:t xml:space="preserve">- </w:t>
        </w:r>
      </w:ins>
      <w:ins w:id="1889" w:author="Stefano Florio" w:date="2019-01-20T21:36:00Z">
        <w:r w:rsidR="00830C6E" w:rsidRPr="00830C6E">
          <w:rPr>
            <w:rFonts w:ascii="Arial" w:hAnsi="Arial" w:cs="Arial"/>
            <w:lang w:val="it-IT"/>
            <w:rPrChange w:id="1890" w:author="Stefano Florio" w:date="2019-01-20T21:36:00Z">
              <w:rPr>
                <w:rFonts w:ascii="Arial" w:hAnsi="Arial" w:cs="Arial"/>
              </w:rPr>
            </w:rPrChange>
          </w:rPr>
          <w:t xml:space="preserve">4 se più variabili ambientali non possono essere rilevate. </w:t>
        </w:r>
      </w:ins>
    </w:p>
    <w:p w:rsidR="00C507F1" w:rsidRDefault="00C507F1" w:rsidP="00830C6E">
      <w:pPr>
        <w:shd w:val="clear" w:color="auto" w:fill="FFFFFF"/>
        <w:rPr>
          <w:ins w:id="1891" w:author="Stefano Florio" w:date="2019-01-20T22:13:00Z"/>
          <w:rFonts w:ascii="Arial" w:hAnsi="Arial" w:cs="Arial"/>
          <w:lang w:val="it-IT"/>
        </w:rPr>
      </w:pPr>
    </w:p>
    <w:p w:rsidR="00C507F1" w:rsidRDefault="00C507F1" w:rsidP="00830C6E">
      <w:pPr>
        <w:shd w:val="clear" w:color="auto" w:fill="FFFFFF"/>
        <w:rPr>
          <w:ins w:id="1892" w:author="Stefano Florio" w:date="2019-01-20T22:19:00Z"/>
          <w:rFonts w:ascii="Arial" w:hAnsi="Arial" w:cs="Arial"/>
          <w:lang w:val="it-IT"/>
        </w:rPr>
      </w:pPr>
      <w:ins w:id="1893" w:author="Stefano Florio" w:date="2019-01-20T22:13:00Z">
        <w:r>
          <w:rPr>
            <w:rFonts w:ascii="Arial" w:hAnsi="Arial" w:cs="Arial"/>
            <w:lang w:val="it-IT"/>
          </w:rPr>
          <w:t>Per calcolare il numero di malfunzionamenti</w:t>
        </w:r>
      </w:ins>
      <w:ins w:id="1894" w:author="Stefano Florio" w:date="2019-01-20T22:14:00Z">
        <w:r>
          <w:rPr>
            <w:rFonts w:ascii="Arial" w:hAnsi="Arial" w:cs="Arial"/>
            <w:lang w:val="it-IT"/>
          </w:rPr>
          <w:t xml:space="preserve"> o la mancata presenza di alcune variabili ambientali</w:t>
        </w:r>
        <w:r w:rsidR="00DB399C">
          <w:rPr>
            <w:rFonts w:ascii="Arial" w:hAnsi="Arial" w:cs="Arial"/>
            <w:lang w:val="it-IT"/>
          </w:rPr>
          <w:t xml:space="preserve"> usiamo gli algoritmi “</w:t>
        </w:r>
        <w:proofErr w:type="spellStart"/>
        <w:r w:rsidR="00DB399C">
          <w:rPr>
            <w:rFonts w:ascii="Arial" w:hAnsi="Arial" w:cs="Arial"/>
            <w:lang w:val="it-IT"/>
          </w:rPr>
          <w:t>sensorNotWorking</w:t>
        </w:r>
        <w:proofErr w:type="spellEnd"/>
        <w:r w:rsidR="00DB399C">
          <w:rPr>
            <w:rFonts w:ascii="Arial" w:hAnsi="Arial" w:cs="Arial"/>
            <w:lang w:val="it-IT"/>
          </w:rPr>
          <w:t>()”e “</w:t>
        </w:r>
        <w:proofErr w:type="spellStart"/>
        <w:r w:rsidR="00DB399C">
          <w:rPr>
            <w:rFonts w:ascii="Arial" w:hAnsi="Arial" w:cs="Arial"/>
            <w:lang w:val="it-IT"/>
          </w:rPr>
          <w:t>typeWorking</w:t>
        </w:r>
      </w:ins>
      <w:proofErr w:type="spellEnd"/>
      <w:ins w:id="1895" w:author="Stefano Florio" w:date="2019-01-20T22:15:00Z">
        <w:r w:rsidR="00DB399C">
          <w:rPr>
            <w:rFonts w:ascii="Arial" w:hAnsi="Arial" w:cs="Arial"/>
            <w:lang w:val="it-IT"/>
          </w:rPr>
          <w:t>()</w:t>
        </w:r>
      </w:ins>
      <w:ins w:id="1896" w:author="Stefano Florio" w:date="2019-01-20T22:14:00Z">
        <w:r w:rsidR="00DB399C">
          <w:rPr>
            <w:rFonts w:ascii="Arial" w:hAnsi="Arial" w:cs="Arial"/>
            <w:lang w:val="it-IT"/>
          </w:rPr>
          <w:t>”</w:t>
        </w:r>
      </w:ins>
      <w:ins w:id="1897" w:author="Stefano Florio" w:date="2019-01-20T22:15:00Z">
        <w:r w:rsidR="00DB399C">
          <w:rPr>
            <w:rFonts w:ascii="Arial" w:hAnsi="Arial" w:cs="Arial"/>
            <w:lang w:val="it-IT"/>
          </w:rPr>
          <w:t>.</w:t>
        </w:r>
      </w:ins>
    </w:p>
    <w:p w:rsidR="00DB399C" w:rsidRDefault="00DB399C" w:rsidP="00830C6E">
      <w:pPr>
        <w:shd w:val="clear" w:color="auto" w:fill="FFFFFF"/>
        <w:rPr>
          <w:ins w:id="1898" w:author="Stefano Florio" w:date="2019-01-20T21:51:00Z"/>
          <w:rFonts w:ascii="Arial" w:hAnsi="Arial" w:cs="Arial"/>
          <w:lang w:val="it-IT"/>
        </w:rPr>
      </w:pPr>
      <w:ins w:id="1899" w:author="Stefano Florio" w:date="2019-01-20T22:20:00Z">
        <w:r>
          <w:rPr>
            <w:noProof/>
          </w:rPr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margin">
                <wp:posOffset>-469112</wp:posOffset>
              </wp:positionH>
              <wp:positionV relativeFrom="paragraph">
                <wp:posOffset>139573</wp:posOffset>
              </wp:positionV>
              <wp:extent cx="2801620" cy="1257935"/>
              <wp:effectExtent l="0" t="0" r="0" b="0"/>
              <wp:wrapSquare wrapText="bothSides"/>
              <wp:docPr id="14" name="Immagin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01620" cy="1257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>
          <w:rPr>
            <w:noProof/>
          </w:rPr>
          <w:drawing>
            <wp:anchor distT="0" distB="0" distL="114300" distR="114300" simplePos="0" relativeHeight="251676672" behindDoc="0" locked="0" layoutInCell="1" allowOverlap="1" wp14:anchorId="77D05B27">
              <wp:simplePos x="0" y="0"/>
              <wp:positionH relativeFrom="column">
                <wp:posOffset>2967863</wp:posOffset>
              </wp:positionH>
              <wp:positionV relativeFrom="paragraph">
                <wp:posOffset>228042</wp:posOffset>
              </wp:positionV>
              <wp:extent cx="3068320" cy="2508885"/>
              <wp:effectExtent l="0" t="0" r="0" b="5715"/>
              <wp:wrapSquare wrapText="bothSides"/>
              <wp:docPr id="15" name="Immagin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068320" cy="2508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rPr>
            <w:rFonts w:ascii="Arial" w:hAnsi="Arial" w:cs="Arial"/>
            <w:lang w:val="it-IT"/>
          </w:rPr>
          <w:br w:type="textWrapping" w:clear="all"/>
        </w:r>
      </w:ins>
    </w:p>
    <w:p w:rsidR="00A418E5" w:rsidRPr="00830C6E" w:rsidRDefault="00A418E5" w:rsidP="00830C6E">
      <w:pPr>
        <w:shd w:val="clear" w:color="auto" w:fill="FFFFFF"/>
        <w:rPr>
          <w:ins w:id="1900" w:author="Stefano Florio" w:date="2019-01-20T21:36:00Z"/>
          <w:rFonts w:ascii="Arial" w:hAnsi="Arial" w:cs="Arial"/>
          <w:lang w:val="it-IT"/>
          <w:rPrChange w:id="1901" w:author="Stefano Florio" w:date="2019-01-20T21:36:00Z">
            <w:rPr>
              <w:ins w:id="1902" w:author="Stefano Florio" w:date="2019-01-20T21:36:00Z"/>
              <w:rFonts w:ascii="Arial" w:hAnsi="Arial" w:cs="Arial"/>
            </w:rPr>
          </w:rPrChange>
        </w:rPr>
      </w:pPr>
    </w:p>
    <w:p w:rsidR="00830C6E" w:rsidRPr="00830C6E" w:rsidRDefault="00A418E5" w:rsidP="00830C6E">
      <w:pPr>
        <w:shd w:val="clear" w:color="auto" w:fill="FFFFFF"/>
        <w:rPr>
          <w:ins w:id="1903" w:author="Stefano Florio" w:date="2019-01-20T21:36:00Z"/>
          <w:rFonts w:ascii="Arial" w:hAnsi="Arial" w:cs="Arial"/>
          <w:lang w:val="it-IT"/>
          <w:rPrChange w:id="1904" w:author="Stefano Florio" w:date="2019-01-20T21:36:00Z">
            <w:rPr>
              <w:ins w:id="1905" w:author="Stefano Florio" w:date="2019-01-20T21:36:00Z"/>
              <w:rFonts w:ascii="Arial" w:hAnsi="Arial" w:cs="Arial"/>
            </w:rPr>
          </w:rPrChange>
        </w:rPr>
      </w:pPr>
      <w:ins w:id="1906" w:author="Stefano Florio" w:date="2019-01-20T21:36:00Z">
        <w:r w:rsidRPr="00B32FCA">
          <w:rPr>
            <w:rFonts w:ascii="Arial" w:hAnsi="Arial" w:cs="Arial"/>
            <w:noProof/>
          </w:rPr>
          <w:drawing>
            <wp:anchor distT="0" distB="0" distL="114300" distR="114300" simplePos="0" relativeHeight="251672576" behindDoc="0" locked="0" layoutInCell="1" allowOverlap="1" wp14:anchorId="7537B922">
              <wp:simplePos x="0" y="0"/>
              <wp:positionH relativeFrom="column">
                <wp:posOffset>-453898</wp:posOffset>
              </wp:positionH>
              <wp:positionV relativeFrom="paragraph">
                <wp:posOffset>468097</wp:posOffset>
              </wp:positionV>
              <wp:extent cx="6605523" cy="1382573"/>
              <wp:effectExtent l="0" t="0" r="5080" b="8255"/>
              <wp:wrapSquare wrapText="bothSides"/>
              <wp:docPr id="7" name="Immagin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921" r="27121" b="56706"/>
                      <a:stretch/>
                    </pic:blipFill>
                    <pic:spPr bwMode="auto">
                      <a:xfrm>
                        <a:off x="0" y="0"/>
                        <a:ext cx="6605523" cy="138257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830C6E" w:rsidRPr="00830C6E">
          <w:rPr>
            <w:rFonts w:ascii="Arial" w:hAnsi="Arial" w:cs="Arial"/>
            <w:lang w:val="it-IT" w:eastAsia="it-IT"/>
            <w:rPrChange w:id="1907" w:author="Stefano Florio" w:date="2019-01-20T21:36:00Z">
              <w:rPr>
                <w:rFonts w:ascii="Arial" w:hAnsi="Arial" w:cs="Arial"/>
                <w:lang w:eastAsia="it-IT"/>
              </w:rPr>
            </w:rPrChange>
          </w:rPr>
          <w:t>Per le anomalie, invece</w:t>
        </w:r>
      </w:ins>
      <w:ins w:id="1908" w:author="Stefano Florio" w:date="2019-01-20T21:51:00Z">
        <w:r>
          <w:rPr>
            <w:rFonts w:ascii="Arial" w:hAnsi="Arial" w:cs="Arial"/>
            <w:lang w:val="it-IT" w:eastAsia="it-IT"/>
          </w:rPr>
          <w:t xml:space="preserve">, </w:t>
        </w:r>
      </w:ins>
      <w:ins w:id="1909" w:author="Stefano Florio" w:date="2019-01-20T21:36:00Z">
        <w:r w:rsidR="00830C6E" w:rsidRPr="00830C6E">
          <w:rPr>
            <w:rFonts w:ascii="Arial" w:hAnsi="Arial" w:cs="Arial"/>
            <w:lang w:val="it-IT" w:eastAsia="it-IT"/>
            <w:rPrChange w:id="1910" w:author="Stefano Florio" w:date="2019-01-20T21:36:00Z">
              <w:rPr>
                <w:rFonts w:ascii="Arial" w:hAnsi="Arial" w:cs="Arial"/>
                <w:lang w:eastAsia="it-IT"/>
              </w:rPr>
            </w:rPrChange>
          </w:rPr>
          <w:t>da come si può vedere in allegato</w:t>
        </w:r>
      </w:ins>
      <w:ins w:id="1911" w:author="Stefano Florio" w:date="2019-01-20T21:51:00Z">
        <w:r>
          <w:rPr>
            <w:rFonts w:ascii="Arial" w:hAnsi="Arial" w:cs="Arial"/>
            <w:lang w:val="it-IT" w:eastAsia="it-IT"/>
          </w:rPr>
          <w:t xml:space="preserve">, </w:t>
        </w:r>
      </w:ins>
      <w:ins w:id="1912" w:author="Stefano Florio" w:date="2019-01-20T21:36:00Z">
        <w:r w:rsidR="00830C6E" w:rsidRPr="00830C6E">
          <w:rPr>
            <w:rFonts w:ascii="Arial" w:hAnsi="Arial" w:cs="Arial"/>
            <w:lang w:val="it-IT" w:eastAsia="it-IT"/>
            <w:rPrChange w:id="1913" w:author="Stefano Florio" w:date="2019-01-20T21:36:00Z">
              <w:rPr>
                <w:rFonts w:ascii="Arial" w:hAnsi="Arial" w:cs="Arial"/>
                <w:lang w:eastAsia="it-IT"/>
              </w:rPr>
            </w:rPrChange>
          </w:rPr>
          <w:t xml:space="preserve">prendiamo come esempio il calcolo per i sensori </w:t>
        </w:r>
        <w:r w:rsidR="00830C6E" w:rsidRPr="00830C6E">
          <w:rPr>
            <w:rFonts w:ascii="Arial" w:hAnsi="Arial" w:cs="Arial"/>
            <w:lang w:val="it-IT"/>
            <w:rPrChange w:id="1914" w:author="Stefano Florio" w:date="2019-01-20T21:36:00Z">
              <w:rPr>
                <w:rFonts w:ascii="Arial" w:hAnsi="Arial" w:cs="Arial"/>
              </w:rPr>
            </w:rPrChange>
          </w:rPr>
          <w:t>di temperatura.</w:t>
        </w:r>
      </w:ins>
    </w:p>
    <w:p w:rsidR="00215746" w:rsidRDefault="00215746" w:rsidP="00830C6E">
      <w:pPr>
        <w:shd w:val="clear" w:color="auto" w:fill="FFFFFF"/>
        <w:rPr>
          <w:ins w:id="1915" w:author="Stefano Florio" w:date="2019-01-20T22:24:00Z"/>
          <w:rFonts w:ascii="Arial" w:hAnsi="Arial" w:cs="Arial"/>
          <w:lang w:val="it-IT"/>
        </w:rPr>
      </w:pPr>
    </w:p>
    <w:p w:rsidR="00215746" w:rsidRDefault="00215746" w:rsidP="00830C6E">
      <w:pPr>
        <w:shd w:val="clear" w:color="auto" w:fill="FFFFFF"/>
        <w:rPr>
          <w:ins w:id="1916" w:author="Stefano Florio" w:date="2019-01-20T22:24:00Z"/>
          <w:rFonts w:ascii="Arial" w:hAnsi="Arial" w:cs="Arial"/>
          <w:lang w:val="it-IT"/>
        </w:rPr>
      </w:pPr>
    </w:p>
    <w:p w:rsidR="00215746" w:rsidRDefault="00215746" w:rsidP="00830C6E">
      <w:pPr>
        <w:shd w:val="clear" w:color="auto" w:fill="FFFFFF"/>
        <w:rPr>
          <w:ins w:id="1917" w:author="Stefano Florio" w:date="2019-01-20T22:24:00Z"/>
          <w:rFonts w:ascii="Arial" w:hAnsi="Arial" w:cs="Arial"/>
          <w:lang w:val="it-IT"/>
        </w:rPr>
      </w:pPr>
    </w:p>
    <w:p w:rsidR="00215746" w:rsidRDefault="00215746" w:rsidP="00830C6E">
      <w:pPr>
        <w:shd w:val="clear" w:color="auto" w:fill="FFFFFF"/>
        <w:rPr>
          <w:ins w:id="1918" w:author="Stefano Florio" w:date="2019-01-20T22:24:00Z"/>
          <w:rFonts w:ascii="Arial" w:hAnsi="Arial" w:cs="Arial"/>
          <w:lang w:val="it-IT"/>
        </w:rPr>
      </w:pPr>
    </w:p>
    <w:p w:rsidR="00215746" w:rsidRDefault="00215746" w:rsidP="00830C6E">
      <w:pPr>
        <w:shd w:val="clear" w:color="auto" w:fill="FFFFFF"/>
        <w:rPr>
          <w:ins w:id="1919" w:author="Stefano Florio" w:date="2019-01-20T22:24:00Z"/>
          <w:rFonts w:ascii="Arial" w:hAnsi="Arial" w:cs="Arial"/>
          <w:lang w:val="it-IT"/>
        </w:rPr>
      </w:pPr>
    </w:p>
    <w:p w:rsidR="00215746" w:rsidRDefault="00215746" w:rsidP="00830C6E">
      <w:pPr>
        <w:shd w:val="clear" w:color="auto" w:fill="FFFFFF"/>
        <w:rPr>
          <w:ins w:id="1920" w:author="Stefano Florio" w:date="2019-01-20T22:24:00Z"/>
          <w:rFonts w:ascii="Arial" w:hAnsi="Arial" w:cs="Arial"/>
          <w:lang w:val="it-IT"/>
        </w:rPr>
      </w:pPr>
    </w:p>
    <w:p w:rsidR="00215746" w:rsidRDefault="00215746" w:rsidP="00830C6E">
      <w:pPr>
        <w:shd w:val="clear" w:color="auto" w:fill="FFFFFF"/>
        <w:rPr>
          <w:ins w:id="1921" w:author="Stefano Florio" w:date="2019-01-20T22:24:00Z"/>
          <w:rFonts w:ascii="Arial" w:hAnsi="Arial" w:cs="Arial"/>
          <w:lang w:val="it-IT"/>
        </w:rPr>
      </w:pPr>
    </w:p>
    <w:p w:rsidR="00215746" w:rsidRDefault="00215746" w:rsidP="00830C6E">
      <w:pPr>
        <w:shd w:val="clear" w:color="auto" w:fill="FFFFFF"/>
        <w:rPr>
          <w:ins w:id="1922" w:author="Stefano Florio" w:date="2019-01-20T22:24:00Z"/>
          <w:rFonts w:ascii="Arial" w:hAnsi="Arial" w:cs="Arial"/>
          <w:lang w:val="it-IT"/>
        </w:rPr>
      </w:pPr>
    </w:p>
    <w:p w:rsidR="00A418E5" w:rsidRDefault="00830C6E" w:rsidP="00830C6E">
      <w:pPr>
        <w:shd w:val="clear" w:color="auto" w:fill="FFFFFF"/>
        <w:rPr>
          <w:ins w:id="1923" w:author="Stefano Florio" w:date="2019-01-20T21:53:00Z"/>
          <w:rFonts w:ascii="Arial" w:hAnsi="Arial" w:cs="Arial"/>
          <w:lang w:val="it-IT"/>
        </w:rPr>
      </w:pPr>
      <w:proofErr w:type="spellStart"/>
      <w:ins w:id="1924" w:author="Stefano Florio" w:date="2019-01-20T21:36:00Z">
        <w:r w:rsidRPr="00830C6E">
          <w:rPr>
            <w:rFonts w:ascii="Arial" w:hAnsi="Arial" w:cs="Arial"/>
            <w:lang w:val="it-IT"/>
            <w:rPrChange w:id="1925" w:author="Stefano Florio" w:date="2019-01-20T21:36:00Z">
              <w:rPr>
                <w:rFonts w:ascii="Arial" w:hAnsi="Arial" w:cs="Arial"/>
              </w:rPr>
            </w:rPrChange>
          </w:rPr>
          <w:lastRenderedPageBreak/>
          <w:t>Assegnamo</w:t>
        </w:r>
        <w:proofErr w:type="spellEnd"/>
        <w:r w:rsidRPr="00830C6E">
          <w:rPr>
            <w:rFonts w:ascii="Arial" w:hAnsi="Arial" w:cs="Arial"/>
            <w:lang w:val="it-IT"/>
            <w:rPrChange w:id="1926" w:author="Stefano Florio" w:date="2019-01-20T21:36:00Z">
              <w:rPr>
                <w:rFonts w:ascii="Arial" w:hAnsi="Arial" w:cs="Arial"/>
              </w:rPr>
            </w:rPrChange>
          </w:rPr>
          <w:t>, quindi</w:t>
        </w:r>
      </w:ins>
      <w:ins w:id="1927" w:author="Stefano Florio" w:date="2019-01-20T21:53:00Z">
        <w:r w:rsidR="00A418E5">
          <w:rPr>
            <w:rFonts w:ascii="Arial" w:hAnsi="Arial" w:cs="Arial"/>
            <w:lang w:val="it-IT"/>
          </w:rPr>
          <w:t>:</w:t>
        </w:r>
      </w:ins>
    </w:p>
    <w:p w:rsidR="00A418E5" w:rsidRDefault="00A418E5" w:rsidP="00830C6E">
      <w:pPr>
        <w:shd w:val="clear" w:color="auto" w:fill="FFFFFF"/>
        <w:rPr>
          <w:ins w:id="1928" w:author="Stefano Florio" w:date="2019-01-20T21:53:00Z"/>
          <w:rFonts w:ascii="Arial" w:hAnsi="Arial" w:cs="Arial"/>
          <w:lang w:val="it-IT"/>
        </w:rPr>
      </w:pPr>
      <w:ins w:id="1929" w:author="Stefano Florio" w:date="2019-01-20T21:53:00Z">
        <w:r>
          <w:rPr>
            <w:rFonts w:ascii="Arial" w:hAnsi="Arial" w:cs="Arial"/>
            <w:lang w:val="it-IT"/>
          </w:rPr>
          <w:tab/>
          <w:t>-</w:t>
        </w:r>
      </w:ins>
      <w:ins w:id="1930" w:author="Stefano Florio" w:date="2019-01-20T21:36:00Z">
        <w:r w:rsidR="00830C6E" w:rsidRPr="00830C6E">
          <w:rPr>
            <w:rFonts w:ascii="Arial" w:hAnsi="Arial" w:cs="Arial"/>
            <w:lang w:val="it-IT"/>
            <w:rPrChange w:id="1931" w:author="Stefano Florio" w:date="2019-01-20T21:36:00Z">
              <w:rPr>
                <w:rFonts w:ascii="Arial" w:hAnsi="Arial" w:cs="Arial"/>
              </w:rPr>
            </w:rPrChange>
          </w:rPr>
          <w:t xml:space="preserve"> 0 se </w:t>
        </w:r>
        <w:r w:rsidR="00830C6E" w:rsidRPr="00BC21ED">
          <w:rPr>
            <w:rFonts w:ascii="Arial" w:hAnsi="Arial" w:cs="Arial"/>
            <w:lang w:val="it-IT"/>
            <w:rPrChange w:id="1932" w:author="Stefano Florio" w:date="2019-01-20T21:55:00Z">
              <w:rPr>
                <w:rFonts w:ascii="Arial" w:hAnsi="Arial" w:cs="Arial"/>
              </w:rPr>
            </w:rPrChange>
          </w:rPr>
          <w:t>non ci sono anomalie</w:t>
        </w:r>
      </w:ins>
      <w:ins w:id="1933" w:author="Stefano Florio" w:date="2019-01-20T21:55:00Z">
        <w:r w:rsidR="00BC21ED">
          <w:rPr>
            <w:rFonts w:ascii="Arial" w:hAnsi="Arial" w:cs="Arial"/>
            <w:lang w:val="it-IT"/>
          </w:rPr>
          <w:t>;</w:t>
        </w:r>
      </w:ins>
    </w:p>
    <w:p w:rsidR="00A418E5" w:rsidRDefault="00A418E5" w:rsidP="00830C6E">
      <w:pPr>
        <w:shd w:val="clear" w:color="auto" w:fill="FFFFFF"/>
        <w:rPr>
          <w:ins w:id="1934" w:author="Stefano Florio" w:date="2019-01-20T21:53:00Z"/>
          <w:rFonts w:ascii="Arial" w:hAnsi="Arial" w:cs="Arial"/>
          <w:lang w:val="it-IT"/>
        </w:rPr>
      </w:pPr>
      <w:ins w:id="1935" w:author="Stefano Florio" w:date="2019-01-20T21:53:00Z">
        <w:r>
          <w:rPr>
            <w:rFonts w:ascii="Arial" w:hAnsi="Arial" w:cs="Arial"/>
            <w:lang w:val="it-IT"/>
          </w:rPr>
          <w:tab/>
          <w:t xml:space="preserve">- </w:t>
        </w:r>
      </w:ins>
      <w:ins w:id="1936" w:author="Stefano Florio" w:date="2019-01-20T21:36:00Z">
        <w:r w:rsidR="00830C6E" w:rsidRPr="00830C6E">
          <w:rPr>
            <w:rFonts w:ascii="Arial" w:hAnsi="Arial" w:cs="Arial"/>
            <w:lang w:val="it-IT"/>
            <w:rPrChange w:id="1937" w:author="Stefano Florio" w:date="2019-01-20T21:36:00Z">
              <w:rPr>
                <w:rFonts w:ascii="Arial" w:hAnsi="Arial" w:cs="Arial"/>
              </w:rPr>
            </w:rPrChange>
          </w:rPr>
          <w:t xml:space="preserve">1 se la temperatura minima o massima consentita viene superata al </w:t>
        </w:r>
      </w:ins>
      <w:ins w:id="1938" w:author="Stefano Florio" w:date="2019-01-20T21:53:00Z">
        <w:r>
          <w:rPr>
            <w:rFonts w:ascii="Arial" w:hAnsi="Arial" w:cs="Arial"/>
            <w:lang w:val="it-IT"/>
          </w:rPr>
          <w:tab/>
        </w:r>
      </w:ins>
      <w:ins w:id="1939" w:author="Stefano Florio" w:date="2019-01-20T21:36:00Z">
        <w:r w:rsidR="00830C6E" w:rsidRPr="00830C6E">
          <w:rPr>
            <w:rFonts w:ascii="Arial" w:hAnsi="Arial" w:cs="Arial"/>
            <w:lang w:val="it-IT"/>
            <w:rPrChange w:id="1940" w:author="Stefano Florio" w:date="2019-01-20T21:36:00Z">
              <w:rPr>
                <w:rFonts w:ascii="Arial" w:hAnsi="Arial" w:cs="Arial"/>
              </w:rPr>
            </w:rPrChange>
          </w:rPr>
          <w:t>massimo di ±2</w:t>
        </w:r>
      </w:ins>
      <w:ins w:id="1941" w:author="Stefano Florio" w:date="2019-01-20T21:55:00Z">
        <w:r w:rsidR="00BC21ED">
          <w:rPr>
            <w:rFonts w:ascii="Arial" w:hAnsi="Arial" w:cs="Arial"/>
            <w:lang w:val="it-IT"/>
          </w:rPr>
          <w:t>;</w:t>
        </w:r>
      </w:ins>
    </w:p>
    <w:p w:rsidR="00A418E5" w:rsidRDefault="00A418E5" w:rsidP="00830C6E">
      <w:pPr>
        <w:shd w:val="clear" w:color="auto" w:fill="FFFFFF"/>
        <w:rPr>
          <w:ins w:id="1942" w:author="Stefano Florio" w:date="2019-01-20T21:53:00Z"/>
          <w:rFonts w:ascii="Arial" w:hAnsi="Arial" w:cs="Arial"/>
          <w:lang w:val="it-IT"/>
        </w:rPr>
      </w:pPr>
      <w:ins w:id="1943" w:author="Stefano Florio" w:date="2019-01-20T21:53:00Z">
        <w:r>
          <w:rPr>
            <w:rFonts w:ascii="Arial" w:hAnsi="Arial" w:cs="Arial"/>
            <w:lang w:val="it-IT"/>
          </w:rPr>
          <w:tab/>
          <w:t>-</w:t>
        </w:r>
      </w:ins>
      <w:ins w:id="1944" w:author="Stefano Florio" w:date="2019-01-20T21:36:00Z">
        <w:r w:rsidR="00830C6E" w:rsidRPr="00830C6E">
          <w:rPr>
            <w:rFonts w:ascii="Arial" w:hAnsi="Arial" w:cs="Arial"/>
            <w:lang w:val="it-IT"/>
            <w:rPrChange w:id="1945" w:author="Stefano Florio" w:date="2019-01-20T21:36:00Z">
              <w:rPr>
                <w:rFonts w:ascii="Arial" w:hAnsi="Arial" w:cs="Arial"/>
              </w:rPr>
            </w:rPrChange>
          </w:rPr>
          <w:t xml:space="preserve"> 2 se più di un sensore supera la temperatura minima o massima </w:t>
        </w:r>
      </w:ins>
      <w:ins w:id="1946" w:author="Stefano Florio" w:date="2019-01-20T21:53:00Z">
        <w:r>
          <w:rPr>
            <w:rFonts w:ascii="Arial" w:hAnsi="Arial" w:cs="Arial"/>
            <w:lang w:val="it-IT"/>
          </w:rPr>
          <w:tab/>
        </w:r>
      </w:ins>
      <w:ins w:id="1947" w:author="Stefano Florio" w:date="2019-01-20T21:36:00Z">
        <w:r w:rsidR="00830C6E" w:rsidRPr="00830C6E">
          <w:rPr>
            <w:rFonts w:ascii="Arial" w:hAnsi="Arial" w:cs="Arial"/>
            <w:lang w:val="it-IT"/>
            <w:rPrChange w:id="1948" w:author="Stefano Florio" w:date="2019-01-20T21:36:00Z">
              <w:rPr>
                <w:rFonts w:ascii="Arial" w:hAnsi="Arial" w:cs="Arial"/>
              </w:rPr>
            </w:rPrChange>
          </w:rPr>
          <w:t>consentita di ±2</w:t>
        </w:r>
      </w:ins>
      <w:ins w:id="1949" w:author="Stefano Florio" w:date="2019-01-20T21:55:00Z">
        <w:r w:rsidR="00BC21ED">
          <w:rPr>
            <w:rFonts w:ascii="Arial" w:hAnsi="Arial" w:cs="Arial"/>
            <w:lang w:val="it-IT"/>
          </w:rPr>
          <w:t>;</w:t>
        </w:r>
      </w:ins>
    </w:p>
    <w:p w:rsidR="00A418E5" w:rsidRDefault="00A418E5" w:rsidP="00830C6E">
      <w:pPr>
        <w:shd w:val="clear" w:color="auto" w:fill="FFFFFF"/>
        <w:rPr>
          <w:ins w:id="1950" w:author="Stefano Florio" w:date="2019-01-20T21:53:00Z"/>
          <w:rFonts w:ascii="Arial" w:hAnsi="Arial" w:cs="Arial"/>
          <w:lang w:val="it-IT"/>
        </w:rPr>
      </w:pPr>
      <w:ins w:id="1951" w:author="Stefano Florio" w:date="2019-01-20T21:53:00Z">
        <w:r>
          <w:rPr>
            <w:rFonts w:ascii="Arial" w:hAnsi="Arial" w:cs="Arial"/>
            <w:lang w:val="it-IT"/>
          </w:rPr>
          <w:tab/>
          <w:t>-</w:t>
        </w:r>
      </w:ins>
      <w:ins w:id="1952" w:author="Stefano Florio" w:date="2019-01-20T21:36:00Z">
        <w:r w:rsidR="00830C6E" w:rsidRPr="00830C6E">
          <w:rPr>
            <w:rFonts w:ascii="Arial" w:hAnsi="Arial" w:cs="Arial"/>
            <w:lang w:val="it-IT"/>
            <w:rPrChange w:id="1953" w:author="Stefano Florio" w:date="2019-01-20T21:36:00Z">
              <w:rPr>
                <w:rFonts w:ascii="Arial" w:hAnsi="Arial" w:cs="Arial"/>
              </w:rPr>
            </w:rPrChange>
          </w:rPr>
          <w:t xml:space="preserve"> 3 se la temperatura minima o massima consentita viene superata al </w:t>
        </w:r>
      </w:ins>
      <w:ins w:id="1954" w:author="Stefano Florio" w:date="2019-01-20T21:53:00Z">
        <w:r>
          <w:rPr>
            <w:rFonts w:ascii="Arial" w:hAnsi="Arial" w:cs="Arial"/>
            <w:lang w:val="it-IT"/>
          </w:rPr>
          <w:tab/>
        </w:r>
      </w:ins>
      <w:ins w:id="1955" w:author="Stefano Florio" w:date="2019-01-20T21:36:00Z">
        <w:r w:rsidR="00830C6E" w:rsidRPr="00830C6E">
          <w:rPr>
            <w:rFonts w:ascii="Arial" w:hAnsi="Arial" w:cs="Arial"/>
            <w:lang w:val="it-IT"/>
            <w:rPrChange w:id="1956" w:author="Stefano Florio" w:date="2019-01-20T21:36:00Z">
              <w:rPr>
                <w:rFonts w:ascii="Arial" w:hAnsi="Arial" w:cs="Arial"/>
              </w:rPr>
            </w:rPrChange>
          </w:rPr>
          <w:t>massimo di ±5</w:t>
        </w:r>
      </w:ins>
      <w:ins w:id="1957" w:author="Stefano Florio" w:date="2019-01-20T21:55:00Z">
        <w:r w:rsidR="00BC21ED">
          <w:rPr>
            <w:rFonts w:ascii="Arial" w:hAnsi="Arial" w:cs="Arial"/>
            <w:lang w:val="it-IT"/>
          </w:rPr>
          <w:t>;</w:t>
        </w:r>
      </w:ins>
    </w:p>
    <w:p w:rsidR="00830C6E" w:rsidRPr="00830C6E" w:rsidRDefault="00A418E5" w:rsidP="00830C6E">
      <w:pPr>
        <w:shd w:val="clear" w:color="auto" w:fill="FFFFFF"/>
        <w:rPr>
          <w:ins w:id="1958" w:author="Stefano Florio" w:date="2019-01-20T21:36:00Z"/>
          <w:rFonts w:ascii="Arial" w:hAnsi="Arial" w:cs="Arial"/>
          <w:lang w:val="it-IT"/>
          <w:rPrChange w:id="1959" w:author="Stefano Florio" w:date="2019-01-20T21:36:00Z">
            <w:rPr>
              <w:ins w:id="1960" w:author="Stefano Florio" w:date="2019-01-20T21:36:00Z"/>
              <w:rFonts w:ascii="Arial" w:hAnsi="Arial" w:cs="Arial"/>
            </w:rPr>
          </w:rPrChange>
        </w:rPr>
      </w:pPr>
      <w:ins w:id="1961" w:author="Stefano Florio" w:date="2019-01-20T21:53:00Z">
        <w:r>
          <w:rPr>
            <w:rFonts w:ascii="Arial" w:hAnsi="Arial" w:cs="Arial"/>
            <w:lang w:val="it-IT"/>
          </w:rPr>
          <w:tab/>
          <w:t>-</w:t>
        </w:r>
      </w:ins>
      <w:ins w:id="1962" w:author="Stefano Florio" w:date="2019-01-20T21:36:00Z">
        <w:r w:rsidR="00830C6E" w:rsidRPr="00830C6E">
          <w:rPr>
            <w:rFonts w:ascii="Arial" w:hAnsi="Arial" w:cs="Arial"/>
            <w:lang w:val="it-IT"/>
            <w:rPrChange w:id="1963" w:author="Stefano Florio" w:date="2019-01-20T21:36:00Z">
              <w:rPr>
                <w:rFonts w:ascii="Arial" w:hAnsi="Arial" w:cs="Arial"/>
              </w:rPr>
            </w:rPrChange>
          </w:rPr>
          <w:t xml:space="preserve"> 4 se la temperatura minima o massima consentita viene superata al </w:t>
        </w:r>
      </w:ins>
      <w:ins w:id="1964" w:author="Stefano Florio" w:date="2019-01-20T21:53:00Z">
        <w:r>
          <w:rPr>
            <w:rFonts w:ascii="Arial" w:hAnsi="Arial" w:cs="Arial"/>
            <w:lang w:val="it-IT"/>
          </w:rPr>
          <w:tab/>
        </w:r>
      </w:ins>
      <w:ins w:id="1965" w:author="Stefano Florio" w:date="2019-01-20T21:36:00Z">
        <w:r w:rsidR="00830C6E" w:rsidRPr="00830C6E">
          <w:rPr>
            <w:rFonts w:ascii="Arial" w:hAnsi="Arial" w:cs="Arial"/>
            <w:lang w:val="it-IT"/>
            <w:rPrChange w:id="1966" w:author="Stefano Florio" w:date="2019-01-20T21:36:00Z">
              <w:rPr>
                <w:rFonts w:ascii="Arial" w:hAnsi="Arial" w:cs="Arial"/>
              </w:rPr>
            </w:rPrChange>
          </w:rPr>
          <w:t>massimo di ±10.</w:t>
        </w:r>
      </w:ins>
    </w:p>
    <w:p w:rsidR="00830C6E" w:rsidRDefault="00830C6E" w:rsidP="00830C6E">
      <w:pPr>
        <w:shd w:val="clear" w:color="auto" w:fill="FFFFFF"/>
        <w:rPr>
          <w:ins w:id="1967" w:author="Stefano Florio" w:date="2019-01-20T21:54:00Z"/>
          <w:rFonts w:ascii="Arial" w:hAnsi="Arial" w:cs="Arial"/>
          <w:lang w:val="it-IT"/>
        </w:rPr>
      </w:pPr>
    </w:p>
    <w:p w:rsidR="00BC21ED" w:rsidRPr="00830C6E" w:rsidRDefault="00BC21ED" w:rsidP="00830C6E">
      <w:pPr>
        <w:shd w:val="clear" w:color="auto" w:fill="FFFFFF"/>
        <w:rPr>
          <w:ins w:id="1968" w:author="Stefano Florio" w:date="2019-01-20T21:36:00Z"/>
          <w:rFonts w:ascii="Arial" w:hAnsi="Arial" w:cs="Arial"/>
          <w:lang w:val="it-IT"/>
          <w:rPrChange w:id="1969" w:author="Stefano Florio" w:date="2019-01-20T21:36:00Z">
            <w:rPr>
              <w:ins w:id="1970" w:author="Stefano Florio" w:date="2019-01-20T21:36:00Z"/>
              <w:rFonts w:ascii="Arial" w:hAnsi="Arial" w:cs="Arial"/>
            </w:rPr>
          </w:rPrChange>
        </w:rPr>
      </w:pPr>
    </w:p>
    <w:p w:rsidR="00830C6E" w:rsidRDefault="00BC21ED" w:rsidP="00830C6E">
      <w:pPr>
        <w:shd w:val="clear" w:color="auto" w:fill="FFFFFF"/>
        <w:rPr>
          <w:ins w:id="1971" w:author="Stefano Florio" w:date="2019-01-20T21:54:00Z"/>
          <w:rFonts w:ascii="Arial" w:hAnsi="Arial" w:cs="Arial"/>
          <w:b/>
        </w:rPr>
      </w:pPr>
      <w:ins w:id="1972" w:author="Stefano Florio" w:date="2019-01-20T21:54:00Z">
        <w:r>
          <w:rPr>
            <w:rFonts w:ascii="Arial" w:hAnsi="Arial" w:cs="Arial"/>
            <w:b/>
          </w:rPr>
          <w:t>AVVIO DEL PROTOTIPO</w:t>
        </w:r>
      </w:ins>
    </w:p>
    <w:p w:rsidR="00BC21ED" w:rsidRPr="00BC21ED" w:rsidRDefault="00BC21ED" w:rsidP="00830C6E">
      <w:pPr>
        <w:shd w:val="clear" w:color="auto" w:fill="FFFFFF"/>
        <w:rPr>
          <w:ins w:id="1973" w:author="Stefano Florio" w:date="2019-01-20T21:36:00Z"/>
          <w:rFonts w:ascii="Arial" w:hAnsi="Arial" w:cs="Arial"/>
          <w:b/>
          <w:rPrChange w:id="1974" w:author="Stefano Florio" w:date="2019-01-20T21:54:00Z">
            <w:rPr>
              <w:ins w:id="1975" w:author="Stefano Florio" w:date="2019-01-20T21:36:00Z"/>
              <w:rFonts w:ascii="Arial" w:hAnsi="Arial" w:cs="Arial"/>
            </w:rPr>
          </w:rPrChange>
        </w:rPr>
      </w:pPr>
    </w:p>
    <w:p w:rsidR="00830C6E" w:rsidRPr="00830C6E" w:rsidRDefault="00830C6E" w:rsidP="00830C6E">
      <w:pPr>
        <w:pStyle w:val="Paragrafoelenco"/>
        <w:numPr>
          <w:ilvl w:val="0"/>
          <w:numId w:val="51"/>
        </w:numPr>
        <w:shd w:val="clear" w:color="auto" w:fill="FFFFFF"/>
        <w:spacing w:after="160" w:line="259" w:lineRule="auto"/>
        <w:rPr>
          <w:ins w:id="1976" w:author="Stefano Florio" w:date="2019-01-20T21:36:00Z"/>
          <w:rFonts w:ascii="Arial" w:hAnsi="Arial" w:cs="Arial"/>
          <w:sz w:val="24"/>
          <w:szCs w:val="24"/>
          <w:lang w:val="it-IT"/>
          <w:rPrChange w:id="1977" w:author="Stefano Florio" w:date="2019-01-20T21:36:00Z">
            <w:rPr>
              <w:ins w:id="1978" w:author="Stefano Florio" w:date="2019-01-20T21:36:00Z"/>
              <w:rFonts w:ascii="Arial" w:hAnsi="Arial" w:cs="Arial"/>
              <w:sz w:val="24"/>
              <w:szCs w:val="24"/>
            </w:rPr>
          </w:rPrChange>
        </w:rPr>
      </w:pPr>
      <w:ins w:id="1979" w:author="Stefano Florio" w:date="2019-01-20T21:36:00Z">
        <w:r w:rsidRPr="00830C6E">
          <w:rPr>
            <w:rFonts w:ascii="Arial" w:hAnsi="Arial" w:cs="Arial"/>
            <w:sz w:val="24"/>
            <w:szCs w:val="24"/>
            <w:lang w:val="it-IT"/>
            <w:rPrChange w:id="1980" w:author="Stefano Florio" w:date="2019-01-20T21:36:00Z">
              <w:rPr>
                <w:rFonts w:ascii="Arial" w:hAnsi="Arial" w:cs="Arial"/>
                <w:sz w:val="24"/>
                <w:szCs w:val="24"/>
              </w:rPr>
            </w:rPrChange>
          </w:rPr>
          <w:t xml:space="preserve">Importare il file </w:t>
        </w:r>
      </w:ins>
      <w:ins w:id="1981" w:author="Stefano Florio" w:date="2019-01-20T21:56:00Z">
        <w:r w:rsidR="00BC21ED" w:rsidRPr="00BC21ED">
          <w:rPr>
            <w:rFonts w:ascii="Arial" w:hAnsi="Arial" w:cs="Arial"/>
            <w:b/>
            <w:sz w:val="24"/>
            <w:szCs w:val="24"/>
            <w:lang w:val="it-IT"/>
            <w:rPrChange w:id="1982" w:author="Stefano Florio" w:date="2019-01-20T21:56:00Z">
              <w:rPr>
                <w:rFonts w:ascii="Arial" w:hAnsi="Arial" w:cs="Arial"/>
                <w:sz w:val="24"/>
                <w:szCs w:val="24"/>
                <w:lang w:val="it-IT"/>
              </w:rPr>
            </w:rPrChange>
          </w:rPr>
          <w:t>“</w:t>
        </w:r>
      </w:ins>
      <w:proofErr w:type="spellStart"/>
      <w:ins w:id="1983" w:author="Stefano Florio" w:date="2019-01-20T21:36:00Z">
        <w:r w:rsidRPr="00BC21ED">
          <w:rPr>
            <w:rFonts w:ascii="Arial" w:hAnsi="Arial" w:cs="Arial"/>
            <w:b/>
            <w:sz w:val="24"/>
            <w:szCs w:val="24"/>
            <w:lang w:val="it-IT"/>
            <w:rPrChange w:id="1984" w:author="Stefano Florio" w:date="2019-01-20T21:56:00Z">
              <w:rPr>
                <w:rFonts w:ascii="Arial" w:hAnsi="Arial" w:cs="Arial"/>
                <w:sz w:val="24"/>
                <w:szCs w:val="24"/>
              </w:rPr>
            </w:rPrChange>
          </w:rPr>
          <w:t>Dump.sql</w:t>
        </w:r>
      </w:ins>
      <w:proofErr w:type="spellEnd"/>
      <w:ins w:id="1985" w:author="Stefano Florio" w:date="2019-01-20T21:56:00Z">
        <w:r w:rsidR="00BC21ED" w:rsidRPr="00BC21ED">
          <w:rPr>
            <w:rFonts w:ascii="Arial" w:hAnsi="Arial" w:cs="Arial"/>
            <w:b/>
            <w:sz w:val="24"/>
            <w:szCs w:val="24"/>
            <w:lang w:val="it-IT"/>
            <w:rPrChange w:id="1986" w:author="Stefano Florio" w:date="2019-01-20T21:56:00Z">
              <w:rPr>
                <w:rFonts w:ascii="Arial" w:hAnsi="Arial" w:cs="Arial"/>
                <w:sz w:val="24"/>
                <w:szCs w:val="24"/>
                <w:lang w:val="it-IT"/>
              </w:rPr>
            </w:rPrChange>
          </w:rPr>
          <w:t>”</w:t>
        </w:r>
      </w:ins>
      <w:ins w:id="1987" w:author="Stefano Florio" w:date="2019-01-20T21:36:00Z">
        <w:r w:rsidRPr="00830C6E">
          <w:rPr>
            <w:rFonts w:ascii="Arial" w:hAnsi="Arial" w:cs="Arial"/>
            <w:sz w:val="24"/>
            <w:szCs w:val="24"/>
            <w:lang w:val="it-IT"/>
            <w:rPrChange w:id="1988" w:author="Stefano Florio" w:date="2019-01-20T21:36:00Z">
              <w:rPr>
                <w:rFonts w:ascii="Arial" w:hAnsi="Arial" w:cs="Arial"/>
                <w:sz w:val="24"/>
                <w:szCs w:val="24"/>
              </w:rPr>
            </w:rPrChange>
          </w:rPr>
          <w:t xml:space="preserve"> nel programma di gestione Database</w:t>
        </w:r>
      </w:ins>
      <w:ins w:id="1989" w:author="Stefano Florio" w:date="2019-01-20T21:56:00Z">
        <w:r w:rsidR="00BC21ED">
          <w:rPr>
            <w:rFonts w:ascii="Arial" w:hAnsi="Arial" w:cs="Arial"/>
            <w:sz w:val="24"/>
            <w:szCs w:val="24"/>
            <w:lang w:val="it-IT"/>
          </w:rPr>
          <w:t xml:space="preserve">; esso </w:t>
        </w:r>
      </w:ins>
      <w:ins w:id="1990" w:author="Stefano Florio" w:date="2019-01-20T21:36:00Z">
        <w:r w:rsidRPr="00830C6E">
          <w:rPr>
            <w:rFonts w:ascii="Arial" w:hAnsi="Arial" w:cs="Arial"/>
            <w:sz w:val="24"/>
            <w:szCs w:val="24"/>
            <w:lang w:val="it-IT"/>
            <w:rPrChange w:id="1991" w:author="Stefano Florio" w:date="2019-01-20T21:36:00Z">
              <w:rPr>
                <w:rFonts w:ascii="Arial" w:hAnsi="Arial" w:cs="Arial"/>
                <w:sz w:val="24"/>
                <w:szCs w:val="24"/>
              </w:rPr>
            </w:rPrChange>
          </w:rPr>
          <w:t>conterrà i dati relativi all’utenza, le aree e i sensori</w:t>
        </w:r>
      </w:ins>
      <w:ins w:id="1992" w:author="Stefano Florio" w:date="2019-01-20T21:57:00Z">
        <w:r w:rsidR="00BC21ED">
          <w:rPr>
            <w:rFonts w:ascii="Arial" w:hAnsi="Arial" w:cs="Arial"/>
            <w:sz w:val="24"/>
            <w:szCs w:val="24"/>
            <w:lang w:val="it-IT"/>
          </w:rPr>
          <w:t>, ed è già popolato con valori rilevati di prova;</w:t>
        </w:r>
      </w:ins>
    </w:p>
    <w:p w:rsidR="00830C6E" w:rsidRPr="00830C6E" w:rsidRDefault="00830C6E" w:rsidP="00830C6E">
      <w:pPr>
        <w:pStyle w:val="Paragrafoelenco"/>
        <w:numPr>
          <w:ilvl w:val="0"/>
          <w:numId w:val="51"/>
        </w:numPr>
        <w:shd w:val="clear" w:color="auto" w:fill="FFFFFF"/>
        <w:spacing w:after="160" w:line="259" w:lineRule="auto"/>
        <w:rPr>
          <w:ins w:id="1993" w:author="Stefano Florio" w:date="2019-01-20T21:36:00Z"/>
          <w:rFonts w:ascii="Arial" w:hAnsi="Arial" w:cs="Arial"/>
          <w:sz w:val="24"/>
          <w:szCs w:val="24"/>
          <w:lang w:val="it-IT"/>
          <w:rPrChange w:id="1994" w:author="Stefano Florio" w:date="2019-01-20T21:36:00Z">
            <w:rPr>
              <w:ins w:id="1995" w:author="Stefano Florio" w:date="2019-01-20T21:36:00Z"/>
              <w:rFonts w:ascii="Arial" w:hAnsi="Arial" w:cs="Arial"/>
              <w:sz w:val="24"/>
              <w:szCs w:val="24"/>
            </w:rPr>
          </w:rPrChange>
        </w:rPr>
      </w:pPr>
      <w:ins w:id="1996" w:author="Stefano Florio" w:date="2019-01-20T21:36:00Z">
        <w:r w:rsidRPr="00830C6E">
          <w:rPr>
            <w:rFonts w:ascii="Arial" w:hAnsi="Arial" w:cs="Arial"/>
            <w:sz w:val="24"/>
            <w:szCs w:val="24"/>
            <w:lang w:val="it-IT"/>
            <w:rPrChange w:id="1997" w:author="Stefano Florio" w:date="2019-01-20T21:36:00Z">
              <w:rPr>
                <w:rFonts w:ascii="Arial" w:hAnsi="Arial" w:cs="Arial"/>
                <w:sz w:val="24"/>
                <w:szCs w:val="24"/>
              </w:rPr>
            </w:rPrChange>
          </w:rPr>
          <w:t xml:space="preserve">Avviare il file </w:t>
        </w:r>
      </w:ins>
      <w:ins w:id="1998" w:author="Stefano Florio" w:date="2019-01-20T21:57:00Z">
        <w:r w:rsidR="00BC21ED" w:rsidRPr="00BC21ED">
          <w:rPr>
            <w:rFonts w:ascii="Arial" w:hAnsi="Arial" w:cs="Arial"/>
            <w:b/>
            <w:sz w:val="24"/>
            <w:szCs w:val="24"/>
            <w:lang w:val="it-IT"/>
            <w:rPrChange w:id="1999" w:author="Stefano Florio" w:date="2019-01-20T21:58:00Z">
              <w:rPr>
                <w:rFonts w:ascii="Arial" w:hAnsi="Arial" w:cs="Arial"/>
                <w:sz w:val="24"/>
                <w:szCs w:val="24"/>
                <w:lang w:val="it-IT"/>
              </w:rPr>
            </w:rPrChange>
          </w:rPr>
          <w:t>“m</w:t>
        </w:r>
      </w:ins>
      <w:ins w:id="2000" w:author="Stefano Florio" w:date="2019-01-20T21:36:00Z">
        <w:r w:rsidRPr="00BC21ED">
          <w:rPr>
            <w:rFonts w:ascii="Arial" w:hAnsi="Arial" w:cs="Arial"/>
            <w:b/>
            <w:sz w:val="24"/>
            <w:szCs w:val="24"/>
            <w:lang w:val="it-IT"/>
            <w:rPrChange w:id="2001" w:author="Stefano Florio" w:date="2019-01-20T21:58:00Z">
              <w:rPr>
                <w:rFonts w:ascii="Arial" w:hAnsi="Arial" w:cs="Arial"/>
                <w:sz w:val="24"/>
                <w:szCs w:val="24"/>
              </w:rPr>
            </w:rPrChange>
          </w:rPr>
          <w:t>onitoraggio.jar</w:t>
        </w:r>
      </w:ins>
      <w:ins w:id="2002" w:author="Stefano Florio" w:date="2019-01-20T21:57:00Z">
        <w:r w:rsidR="00BC21ED" w:rsidRPr="00BC21ED">
          <w:rPr>
            <w:rFonts w:ascii="Arial" w:hAnsi="Arial" w:cs="Arial"/>
            <w:b/>
            <w:sz w:val="24"/>
            <w:szCs w:val="24"/>
            <w:lang w:val="it-IT"/>
            <w:rPrChange w:id="2003" w:author="Stefano Florio" w:date="2019-01-20T21:58:00Z">
              <w:rPr>
                <w:rFonts w:ascii="Arial" w:hAnsi="Arial" w:cs="Arial"/>
                <w:sz w:val="24"/>
                <w:szCs w:val="24"/>
                <w:lang w:val="it-IT"/>
              </w:rPr>
            </w:rPrChange>
          </w:rPr>
          <w:t>”</w:t>
        </w:r>
      </w:ins>
      <w:ins w:id="2004" w:author="Stefano Florio" w:date="2019-01-20T21:36:00Z">
        <w:r w:rsidRPr="00BC21ED">
          <w:rPr>
            <w:rFonts w:ascii="Arial" w:hAnsi="Arial" w:cs="Arial"/>
            <w:b/>
            <w:sz w:val="24"/>
            <w:szCs w:val="24"/>
            <w:lang w:val="it-IT"/>
            <w:rPrChange w:id="2005" w:author="Stefano Florio" w:date="2019-01-20T21:58:00Z">
              <w:rPr>
                <w:rFonts w:ascii="Arial" w:hAnsi="Arial" w:cs="Arial"/>
                <w:sz w:val="24"/>
                <w:szCs w:val="24"/>
              </w:rPr>
            </w:rPrChange>
          </w:rPr>
          <w:t>;</w:t>
        </w:r>
      </w:ins>
    </w:p>
    <w:p w:rsidR="00830C6E" w:rsidRPr="00830C6E" w:rsidRDefault="00BC21ED" w:rsidP="00830C6E">
      <w:pPr>
        <w:pStyle w:val="Paragrafoelenco"/>
        <w:numPr>
          <w:ilvl w:val="0"/>
          <w:numId w:val="51"/>
        </w:numPr>
        <w:shd w:val="clear" w:color="auto" w:fill="FFFFFF"/>
        <w:spacing w:after="160" w:line="259" w:lineRule="auto"/>
        <w:rPr>
          <w:ins w:id="2006" w:author="Stefano Florio" w:date="2019-01-20T21:36:00Z"/>
          <w:rFonts w:ascii="Arial" w:hAnsi="Arial" w:cs="Arial"/>
          <w:sz w:val="24"/>
          <w:szCs w:val="24"/>
          <w:lang w:val="it-IT"/>
          <w:rPrChange w:id="2007" w:author="Stefano Florio" w:date="2019-01-20T21:36:00Z">
            <w:rPr>
              <w:ins w:id="2008" w:author="Stefano Florio" w:date="2019-01-20T21:36:00Z"/>
              <w:rFonts w:ascii="Arial" w:hAnsi="Arial" w:cs="Arial"/>
              <w:sz w:val="24"/>
              <w:szCs w:val="24"/>
            </w:rPr>
          </w:rPrChange>
        </w:rPr>
      </w:pPr>
      <w:ins w:id="2009" w:author="Stefano Florio" w:date="2019-01-20T21:36:00Z">
        <w:r w:rsidRPr="00B32FCA">
          <w:rPr>
            <w:rFonts w:ascii="Arial" w:hAnsi="Arial" w:cs="Arial"/>
            <w:noProof/>
            <w:sz w:val="24"/>
            <w:szCs w:val="24"/>
          </w:rPr>
          <w:drawing>
            <wp:anchor distT="0" distB="0" distL="114300" distR="114300" simplePos="0" relativeHeight="251673600" behindDoc="0" locked="0" layoutInCell="1" allowOverlap="1" wp14:anchorId="5388D31C">
              <wp:simplePos x="0" y="0"/>
              <wp:positionH relativeFrom="column">
                <wp:posOffset>1263650</wp:posOffset>
              </wp:positionH>
              <wp:positionV relativeFrom="paragraph">
                <wp:posOffset>474345</wp:posOffset>
              </wp:positionV>
              <wp:extent cx="2893695" cy="2889885"/>
              <wp:effectExtent l="0" t="0" r="1905" b="5715"/>
              <wp:wrapTopAndBottom/>
              <wp:docPr id="11" name="Immagin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7275"/>
                      <a:stretch/>
                    </pic:blipFill>
                    <pic:spPr bwMode="auto">
                      <a:xfrm>
                        <a:off x="0" y="0"/>
                        <a:ext cx="2893695" cy="2889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830C6E" w:rsidRPr="00830C6E">
          <w:rPr>
            <w:rFonts w:ascii="Arial" w:hAnsi="Arial" w:cs="Arial"/>
            <w:sz w:val="24"/>
            <w:szCs w:val="24"/>
            <w:lang w:val="it-IT"/>
            <w:rPrChange w:id="2010" w:author="Stefano Florio" w:date="2019-01-20T21:36:00Z">
              <w:rPr>
                <w:rFonts w:ascii="Arial" w:hAnsi="Arial" w:cs="Arial"/>
                <w:sz w:val="24"/>
                <w:szCs w:val="24"/>
              </w:rPr>
            </w:rPrChange>
          </w:rPr>
          <w:t>All’avvio verrà mostrata questa schermata:</w:t>
        </w:r>
      </w:ins>
    </w:p>
    <w:p w:rsidR="00BC21ED" w:rsidRPr="00BC21ED" w:rsidRDefault="00BC21ED" w:rsidP="00B21DD8">
      <w:pPr>
        <w:pStyle w:val="Paragrafoelenco"/>
        <w:numPr>
          <w:ilvl w:val="0"/>
          <w:numId w:val="51"/>
        </w:numPr>
        <w:shd w:val="clear" w:color="auto" w:fill="FFFFFF"/>
        <w:spacing w:after="160" w:line="259" w:lineRule="auto"/>
        <w:rPr>
          <w:ins w:id="2011" w:author="Stefano Florio" w:date="2019-01-20T21:59:00Z"/>
          <w:rFonts w:ascii="Arial" w:hAnsi="Arial" w:cs="Arial"/>
          <w:sz w:val="24"/>
          <w:szCs w:val="24"/>
          <w:lang w:val="it-IT"/>
          <w:rPrChange w:id="2012" w:author="Stefano Florio" w:date="2019-01-20T21:59:00Z">
            <w:rPr>
              <w:ins w:id="2013" w:author="Stefano Florio" w:date="2019-01-20T21:59:00Z"/>
              <w:rFonts w:ascii="Arial" w:hAnsi="Arial" w:cs="Arial"/>
              <w:b/>
              <w:sz w:val="24"/>
              <w:szCs w:val="24"/>
              <w:lang w:val="it-IT"/>
            </w:rPr>
          </w:rPrChange>
        </w:rPr>
      </w:pPr>
      <w:ins w:id="2014" w:author="Stefano Florio" w:date="2019-01-20T21:59:00Z">
        <w:r w:rsidRPr="00BC21ED">
          <w:rPr>
            <w:rFonts w:ascii="Arial" w:hAnsi="Arial" w:cs="Arial"/>
            <w:sz w:val="24"/>
            <w:szCs w:val="24"/>
            <w:lang w:val="it-IT"/>
          </w:rPr>
          <w:t>Inserire nei campi appositi</w:t>
        </w:r>
      </w:ins>
      <w:ins w:id="2015" w:author="Stefano Florio" w:date="2019-01-20T21:36:00Z">
        <w:r w:rsidR="00830C6E" w:rsidRPr="00BC21ED">
          <w:rPr>
            <w:rFonts w:ascii="Arial" w:hAnsi="Arial" w:cs="Arial"/>
            <w:sz w:val="24"/>
            <w:szCs w:val="24"/>
            <w:lang w:val="it-IT"/>
            <w:rPrChange w:id="2016" w:author="Stefano Florio" w:date="2019-01-20T21:59:00Z">
              <w:rPr>
                <w:rFonts w:ascii="Arial" w:hAnsi="Arial" w:cs="Arial"/>
                <w:sz w:val="24"/>
                <w:szCs w:val="24"/>
              </w:rPr>
            </w:rPrChange>
          </w:rPr>
          <w:t xml:space="preserve"> porta, username e password per la connessione </w:t>
        </w:r>
      </w:ins>
      <w:ins w:id="2017" w:author="Stefano Florio" w:date="2019-01-20T21:58:00Z">
        <w:r w:rsidRPr="00BC21ED">
          <w:rPr>
            <w:rFonts w:ascii="Arial" w:hAnsi="Arial" w:cs="Arial"/>
            <w:sz w:val="24"/>
            <w:szCs w:val="24"/>
            <w:lang w:val="it-IT"/>
          </w:rPr>
          <w:t>al database</w:t>
        </w:r>
      </w:ins>
      <w:ins w:id="2018" w:author="Stefano Florio" w:date="2019-01-20T21:36:00Z">
        <w:r w:rsidR="00830C6E" w:rsidRPr="00BC21ED">
          <w:rPr>
            <w:rFonts w:ascii="Arial" w:hAnsi="Arial" w:cs="Arial"/>
            <w:sz w:val="24"/>
            <w:szCs w:val="24"/>
            <w:lang w:val="it-IT"/>
            <w:rPrChange w:id="2019" w:author="Stefano Florio" w:date="2019-01-20T21:59:00Z">
              <w:rPr>
                <w:rFonts w:ascii="Arial" w:hAnsi="Arial" w:cs="Arial"/>
                <w:sz w:val="24"/>
                <w:szCs w:val="24"/>
              </w:rPr>
            </w:rPrChange>
          </w:rPr>
          <w:t xml:space="preserve"> installato localmente e premere su </w:t>
        </w:r>
        <w:r w:rsidR="00830C6E" w:rsidRPr="00BC21ED">
          <w:rPr>
            <w:rFonts w:ascii="Arial" w:hAnsi="Arial" w:cs="Arial"/>
            <w:b/>
            <w:sz w:val="24"/>
            <w:szCs w:val="24"/>
            <w:lang w:val="it-IT"/>
            <w:rPrChange w:id="2020" w:author="Stefano Florio" w:date="2019-01-20T21:59:00Z">
              <w:rPr>
                <w:rFonts w:ascii="Arial" w:hAnsi="Arial" w:cs="Arial"/>
                <w:sz w:val="24"/>
                <w:szCs w:val="24"/>
              </w:rPr>
            </w:rPrChange>
          </w:rPr>
          <w:t>“Avanti”;</w:t>
        </w:r>
      </w:ins>
    </w:p>
    <w:p w:rsidR="00830C6E" w:rsidRPr="00BC21ED" w:rsidRDefault="00BC21ED">
      <w:pPr>
        <w:pStyle w:val="Paragrafoelenco"/>
        <w:numPr>
          <w:ilvl w:val="0"/>
          <w:numId w:val="51"/>
        </w:numPr>
        <w:shd w:val="clear" w:color="auto" w:fill="FFFFFF"/>
        <w:spacing w:after="160" w:line="259" w:lineRule="auto"/>
        <w:rPr>
          <w:ins w:id="2021" w:author="Stefano Florio" w:date="2019-01-20T21:36:00Z"/>
          <w:rFonts w:ascii="Arial" w:hAnsi="Arial" w:cs="Arial"/>
          <w:sz w:val="24"/>
          <w:szCs w:val="24"/>
          <w:lang w:val="it-IT"/>
          <w:rPrChange w:id="2022" w:author="Stefano Florio" w:date="2019-01-20T21:59:00Z">
            <w:rPr>
              <w:ins w:id="2023" w:author="Stefano Florio" w:date="2019-01-20T21:36:00Z"/>
              <w:rFonts w:ascii="Arial" w:hAnsi="Arial" w:cs="Arial"/>
              <w:sz w:val="24"/>
              <w:szCs w:val="24"/>
            </w:rPr>
          </w:rPrChange>
        </w:rPr>
      </w:pPr>
      <w:ins w:id="2024" w:author="Stefano Florio" w:date="2019-01-20T21:36:00Z">
        <w:r w:rsidRPr="00B32FCA">
          <w:rPr>
            <w:rFonts w:ascii="Arial" w:hAnsi="Arial" w:cs="Arial"/>
            <w:noProof/>
            <w:sz w:val="24"/>
            <w:szCs w:val="24"/>
          </w:rPr>
          <w:lastRenderedPageBreak/>
          <w:drawing>
            <wp:anchor distT="0" distB="0" distL="114300" distR="114300" simplePos="0" relativeHeight="251674624" behindDoc="0" locked="0" layoutInCell="1" allowOverlap="1" wp14:anchorId="7E2D17EA">
              <wp:simplePos x="0" y="0"/>
              <wp:positionH relativeFrom="column">
                <wp:posOffset>1087755</wp:posOffset>
              </wp:positionH>
              <wp:positionV relativeFrom="paragraph">
                <wp:posOffset>482600</wp:posOffset>
              </wp:positionV>
              <wp:extent cx="3335655" cy="3331210"/>
              <wp:effectExtent l="0" t="0" r="0" b="2540"/>
              <wp:wrapTopAndBottom/>
              <wp:docPr id="12" name="Immagin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5006"/>
                      <a:stretch/>
                    </pic:blipFill>
                    <pic:spPr bwMode="auto">
                      <a:xfrm>
                        <a:off x="0" y="0"/>
                        <a:ext cx="3335655" cy="33312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2025" w:author="Stefano Florio" w:date="2019-01-20T22:00:00Z">
        <w:r>
          <w:rPr>
            <w:rFonts w:ascii="Arial" w:hAnsi="Arial" w:cs="Arial"/>
            <w:sz w:val="24"/>
            <w:szCs w:val="24"/>
            <w:lang w:val="it-IT"/>
          </w:rPr>
          <w:t xml:space="preserve">A </w:t>
        </w:r>
      </w:ins>
      <w:ins w:id="2026" w:author="Stefano Florio" w:date="2019-01-20T21:36:00Z">
        <w:r w:rsidR="00830C6E" w:rsidRPr="00BC21ED">
          <w:rPr>
            <w:rFonts w:ascii="Arial" w:hAnsi="Arial" w:cs="Arial"/>
            <w:sz w:val="24"/>
            <w:szCs w:val="24"/>
            <w:lang w:val="it-IT"/>
            <w:rPrChange w:id="2027" w:author="Stefano Florio" w:date="2019-01-20T21:59:00Z">
              <w:rPr>
                <w:rFonts w:ascii="Arial" w:hAnsi="Arial" w:cs="Arial"/>
                <w:sz w:val="24"/>
                <w:szCs w:val="24"/>
              </w:rPr>
            </w:rPrChange>
          </w:rPr>
          <w:t xml:space="preserve">questo punto si aprirà la schermata di </w:t>
        </w:r>
        <w:r w:rsidR="00830C6E" w:rsidRPr="00BC21ED">
          <w:rPr>
            <w:rFonts w:ascii="Arial" w:hAnsi="Arial" w:cs="Arial"/>
            <w:b/>
            <w:sz w:val="24"/>
            <w:szCs w:val="24"/>
            <w:lang w:val="it-IT"/>
            <w:rPrChange w:id="2028" w:author="Stefano Florio" w:date="2019-01-20T22:02:00Z">
              <w:rPr>
                <w:rFonts w:ascii="Arial" w:hAnsi="Arial" w:cs="Arial"/>
                <w:sz w:val="24"/>
                <w:szCs w:val="24"/>
              </w:rPr>
            </w:rPrChange>
          </w:rPr>
          <w:t>Login</w:t>
        </w:r>
        <w:r w:rsidR="00830C6E" w:rsidRPr="00BC21ED">
          <w:rPr>
            <w:rFonts w:ascii="Arial" w:hAnsi="Arial" w:cs="Arial"/>
            <w:sz w:val="24"/>
            <w:szCs w:val="24"/>
            <w:lang w:val="it-IT"/>
            <w:rPrChange w:id="2029" w:author="Stefano Florio" w:date="2019-01-20T21:59:00Z">
              <w:rPr>
                <w:rFonts w:ascii="Arial" w:hAnsi="Arial" w:cs="Arial"/>
                <w:sz w:val="24"/>
                <w:szCs w:val="24"/>
              </w:rPr>
            </w:rPrChange>
          </w:rPr>
          <w:t>;</w:t>
        </w:r>
      </w:ins>
    </w:p>
    <w:p w:rsidR="00830C6E" w:rsidRPr="00830C6E" w:rsidRDefault="00830C6E" w:rsidP="00830C6E">
      <w:pPr>
        <w:shd w:val="clear" w:color="auto" w:fill="FFFFFF"/>
        <w:ind w:left="360"/>
        <w:rPr>
          <w:ins w:id="2030" w:author="Stefano Florio" w:date="2019-01-20T21:36:00Z"/>
          <w:rFonts w:ascii="Arial" w:hAnsi="Arial" w:cs="Arial"/>
          <w:lang w:val="it-IT"/>
          <w:rPrChange w:id="2031" w:author="Stefano Florio" w:date="2019-01-20T21:36:00Z">
            <w:rPr>
              <w:ins w:id="2032" w:author="Stefano Florio" w:date="2019-01-20T21:36:00Z"/>
              <w:rFonts w:ascii="Arial" w:hAnsi="Arial" w:cs="Arial"/>
            </w:rPr>
          </w:rPrChange>
        </w:rPr>
      </w:pPr>
    </w:p>
    <w:p w:rsidR="00BC21ED" w:rsidRDefault="00BC21ED">
      <w:pPr>
        <w:pStyle w:val="Paragrafoelenco"/>
        <w:shd w:val="clear" w:color="auto" w:fill="FFFFFF"/>
        <w:spacing w:after="160" w:line="259" w:lineRule="auto"/>
        <w:rPr>
          <w:ins w:id="2033" w:author="Stefano Florio" w:date="2019-01-20T22:02:00Z"/>
          <w:rFonts w:ascii="Arial" w:hAnsi="Arial" w:cs="Arial"/>
          <w:sz w:val="24"/>
          <w:szCs w:val="24"/>
          <w:lang w:val="it-IT"/>
        </w:rPr>
        <w:pPrChange w:id="2034" w:author="Stefano Florio" w:date="2019-01-20T22:02:00Z">
          <w:pPr>
            <w:pStyle w:val="Paragrafoelenco"/>
            <w:numPr>
              <w:numId w:val="51"/>
            </w:numPr>
            <w:shd w:val="clear" w:color="auto" w:fill="FFFFFF"/>
            <w:spacing w:after="160" w:line="259" w:lineRule="auto"/>
            <w:ind w:hanging="360"/>
          </w:pPr>
        </w:pPrChange>
      </w:pPr>
    </w:p>
    <w:p w:rsidR="00BC21ED" w:rsidRPr="00BC21ED" w:rsidRDefault="00BC21ED">
      <w:pPr>
        <w:pStyle w:val="Paragrafoelenco"/>
        <w:rPr>
          <w:ins w:id="2035" w:author="Stefano Florio" w:date="2019-01-20T22:02:00Z"/>
          <w:rFonts w:ascii="Arial" w:hAnsi="Arial" w:cs="Arial"/>
          <w:sz w:val="24"/>
          <w:szCs w:val="24"/>
          <w:lang w:val="it-IT"/>
          <w:rPrChange w:id="2036" w:author="Stefano Florio" w:date="2019-01-20T22:02:00Z">
            <w:rPr>
              <w:ins w:id="2037" w:author="Stefano Florio" w:date="2019-01-20T22:02:00Z"/>
              <w:lang w:val="it-IT"/>
            </w:rPr>
          </w:rPrChange>
        </w:rPr>
        <w:pPrChange w:id="2038" w:author="Stefano Florio" w:date="2019-01-20T22:02:00Z">
          <w:pPr>
            <w:pStyle w:val="Paragrafoelenco"/>
            <w:numPr>
              <w:numId w:val="51"/>
            </w:numPr>
            <w:shd w:val="clear" w:color="auto" w:fill="FFFFFF"/>
            <w:spacing w:after="160" w:line="259" w:lineRule="auto"/>
            <w:ind w:hanging="360"/>
          </w:pPr>
        </w:pPrChange>
      </w:pPr>
    </w:p>
    <w:p w:rsidR="00830C6E" w:rsidRDefault="00830C6E" w:rsidP="00B21DD8">
      <w:pPr>
        <w:pStyle w:val="Paragrafoelenco"/>
        <w:numPr>
          <w:ilvl w:val="0"/>
          <w:numId w:val="51"/>
        </w:numPr>
        <w:shd w:val="clear" w:color="auto" w:fill="FFFFFF"/>
        <w:spacing w:after="160" w:line="259" w:lineRule="auto"/>
        <w:rPr>
          <w:ins w:id="2039" w:author="Stefano Florio" w:date="2019-01-20T22:03:00Z"/>
          <w:rFonts w:ascii="Arial" w:hAnsi="Arial" w:cs="Arial"/>
          <w:sz w:val="24"/>
          <w:szCs w:val="24"/>
          <w:lang w:val="it-IT"/>
        </w:rPr>
      </w:pPr>
      <w:ins w:id="2040" w:author="Stefano Florio" w:date="2019-01-20T21:36:00Z">
        <w:r w:rsidRPr="00BC21ED">
          <w:rPr>
            <w:rFonts w:ascii="Arial" w:hAnsi="Arial" w:cs="Arial"/>
            <w:sz w:val="24"/>
            <w:szCs w:val="24"/>
            <w:lang w:val="it-IT"/>
            <w:rPrChange w:id="2041" w:author="Stefano Florio" w:date="2019-01-20T22:03:00Z">
              <w:rPr>
                <w:rFonts w:ascii="Arial" w:hAnsi="Arial" w:cs="Arial"/>
                <w:sz w:val="24"/>
                <w:szCs w:val="24"/>
              </w:rPr>
            </w:rPrChange>
          </w:rPr>
          <w:t>Inserire nella schermata di Login l’username e  la password</w:t>
        </w:r>
      </w:ins>
      <w:ins w:id="2042" w:author="Stefano Florio" w:date="2019-01-20T22:03:00Z">
        <w:r w:rsidR="00BC21ED">
          <w:rPr>
            <w:rFonts w:ascii="Arial" w:hAnsi="Arial" w:cs="Arial"/>
            <w:sz w:val="24"/>
            <w:szCs w:val="24"/>
            <w:lang w:val="it-IT"/>
          </w:rPr>
          <w:t xml:space="preserve"> come segue:</w:t>
        </w:r>
      </w:ins>
    </w:p>
    <w:p w:rsidR="00BC21ED" w:rsidRPr="00BC21ED" w:rsidRDefault="00BC21ED">
      <w:pPr>
        <w:pStyle w:val="Paragrafoelenco"/>
        <w:shd w:val="clear" w:color="auto" w:fill="FFFFFF"/>
        <w:spacing w:after="160" w:line="259" w:lineRule="auto"/>
        <w:rPr>
          <w:ins w:id="2043" w:author="Stefano Florio" w:date="2019-01-20T21:36:00Z"/>
          <w:rFonts w:ascii="Arial" w:hAnsi="Arial" w:cs="Arial"/>
          <w:sz w:val="24"/>
          <w:szCs w:val="24"/>
          <w:lang w:val="it-IT"/>
          <w:rPrChange w:id="2044" w:author="Stefano Florio" w:date="2019-01-20T22:03:00Z">
            <w:rPr>
              <w:ins w:id="2045" w:author="Stefano Florio" w:date="2019-01-20T21:36:00Z"/>
              <w:rFonts w:ascii="Arial" w:hAnsi="Arial" w:cs="Arial"/>
              <w:sz w:val="24"/>
              <w:szCs w:val="24"/>
            </w:rPr>
          </w:rPrChange>
        </w:rPr>
        <w:pPrChange w:id="2046" w:author="Stefano Florio" w:date="2019-01-20T22:03:00Z">
          <w:pPr>
            <w:pStyle w:val="Paragrafoelenco"/>
            <w:shd w:val="clear" w:color="auto" w:fill="FFFFFF"/>
          </w:pPr>
        </w:pPrChange>
      </w:pPr>
    </w:p>
    <w:p w:rsidR="005663DB" w:rsidRDefault="00BC21ED" w:rsidP="00830C6E">
      <w:pPr>
        <w:pStyle w:val="Paragrafoelenco"/>
        <w:shd w:val="clear" w:color="auto" w:fill="FFFFFF"/>
        <w:rPr>
          <w:ins w:id="2047" w:author="Stefano Florio" w:date="2019-01-20T22:04:00Z"/>
          <w:rFonts w:ascii="Arial" w:hAnsi="Arial" w:cs="Arial"/>
          <w:sz w:val="24"/>
          <w:szCs w:val="24"/>
          <w:lang w:val="it-IT"/>
        </w:rPr>
      </w:pPr>
      <w:ins w:id="2048" w:author="Stefano Florio" w:date="2019-01-20T22:03:00Z">
        <w:r>
          <w:rPr>
            <w:rFonts w:ascii="Arial" w:hAnsi="Arial" w:cs="Arial"/>
            <w:sz w:val="24"/>
            <w:szCs w:val="24"/>
            <w:lang w:val="it-IT"/>
          </w:rPr>
          <w:tab/>
          <w:t>-</w:t>
        </w:r>
      </w:ins>
      <w:ins w:id="2049" w:author="Stefano Florio" w:date="2019-01-20T22:04:00Z">
        <w:r w:rsidR="005663DB">
          <w:rPr>
            <w:rFonts w:ascii="Arial" w:hAnsi="Arial" w:cs="Arial"/>
            <w:sz w:val="24"/>
            <w:szCs w:val="24"/>
            <w:lang w:val="it-IT"/>
          </w:rPr>
          <w:t xml:space="preserve"> </w:t>
        </w:r>
      </w:ins>
      <w:ins w:id="2050" w:author="Stefano Florio" w:date="2019-01-20T22:03:00Z">
        <w:r>
          <w:rPr>
            <w:rFonts w:ascii="Arial" w:hAnsi="Arial" w:cs="Arial"/>
            <w:sz w:val="24"/>
            <w:szCs w:val="24"/>
            <w:lang w:val="it-IT"/>
          </w:rPr>
          <w:t>per</w:t>
        </w:r>
      </w:ins>
      <w:ins w:id="2051" w:author="Stefano Florio" w:date="2019-01-20T21:36:00Z">
        <w:r w:rsidR="00830C6E" w:rsidRPr="00830C6E">
          <w:rPr>
            <w:rFonts w:ascii="Arial" w:hAnsi="Arial" w:cs="Arial"/>
            <w:sz w:val="24"/>
            <w:szCs w:val="24"/>
            <w:lang w:val="it-IT"/>
            <w:rPrChange w:id="2052" w:author="Stefano Florio" w:date="2019-01-20T21:36:00Z">
              <w:rPr>
                <w:rFonts w:ascii="Arial" w:hAnsi="Arial" w:cs="Arial"/>
                <w:sz w:val="24"/>
                <w:szCs w:val="24"/>
              </w:rPr>
            </w:rPrChange>
          </w:rPr>
          <w:t xml:space="preserve"> entrare nella dashboard come Gestore Edificio</w:t>
        </w:r>
      </w:ins>
      <w:ins w:id="2053" w:author="Stefano Florio" w:date="2019-01-20T22:03:00Z">
        <w:r>
          <w:rPr>
            <w:rFonts w:ascii="Arial" w:hAnsi="Arial" w:cs="Arial"/>
            <w:sz w:val="24"/>
            <w:szCs w:val="24"/>
            <w:lang w:val="it-IT"/>
          </w:rPr>
          <w:t>:</w:t>
        </w:r>
      </w:ins>
    </w:p>
    <w:p w:rsidR="00830C6E" w:rsidRPr="00830C6E" w:rsidRDefault="005663DB" w:rsidP="00830C6E">
      <w:pPr>
        <w:pStyle w:val="Paragrafoelenco"/>
        <w:shd w:val="clear" w:color="auto" w:fill="FFFFFF"/>
        <w:rPr>
          <w:ins w:id="2054" w:author="Stefano Florio" w:date="2019-01-20T21:36:00Z"/>
          <w:rFonts w:ascii="Arial" w:hAnsi="Arial" w:cs="Arial"/>
          <w:sz w:val="24"/>
          <w:szCs w:val="24"/>
          <w:lang w:val="it-IT"/>
          <w:rPrChange w:id="2055" w:author="Stefano Florio" w:date="2019-01-20T21:36:00Z">
            <w:rPr>
              <w:ins w:id="2056" w:author="Stefano Florio" w:date="2019-01-20T21:36:00Z"/>
              <w:rFonts w:ascii="Arial" w:hAnsi="Arial" w:cs="Arial"/>
              <w:sz w:val="24"/>
              <w:szCs w:val="24"/>
            </w:rPr>
          </w:rPrChange>
        </w:rPr>
      </w:pPr>
      <w:ins w:id="2057" w:author="Stefano Florio" w:date="2019-01-20T22:04:00Z">
        <w:r>
          <w:rPr>
            <w:rFonts w:ascii="Arial" w:hAnsi="Arial" w:cs="Arial"/>
            <w:sz w:val="24"/>
            <w:szCs w:val="24"/>
            <w:lang w:val="it-IT"/>
          </w:rPr>
          <w:t xml:space="preserve">           </w:t>
        </w:r>
      </w:ins>
      <w:ins w:id="2058" w:author="Stefano Florio" w:date="2019-01-20T21:36:00Z">
        <w:r w:rsidR="00830C6E" w:rsidRPr="00830C6E">
          <w:rPr>
            <w:rFonts w:ascii="Arial" w:hAnsi="Arial" w:cs="Arial"/>
            <w:sz w:val="24"/>
            <w:szCs w:val="24"/>
            <w:lang w:val="it-IT"/>
            <w:rPrChange w:id="2059" w:author="Stefano Florio" w:date="2019-01-20T21:36:00Z">
              <w:rPr>
                <w:rFonts w:ascii="Arial" w:hAnsi="Arial" w:cs="Arial"/>
                <w:sz w:val="24"/>
                <w:szCs w:val="24"/>
              </w:rPr>
            </w:rPrChange>
          </w:rPr>
          <w:t>Username:”</w:t>
        </w:r>
        <w:r w:rsidR="00830C6E" w:rsidRPr="005663DB">
          <w:rPr>
            <w:rFonts w:ascii="Arial" w:hAnsi="Arial" w:cs="Arial"/>
            <w:b/>
            <w:sz w:val="24"/>
            <w:szCs w:val="24"/>
            <w:lang w:val="it-IT"/>
            <w:rPrChange w:id="2060" w:author="Stefano Florio" w:date="2019-01-20T22:06:00Z">
              <w:rPr>
                <w:rFonts w:ascii="Arial" w:hAnsi="Arial" w:cs="Arial"/>
                <w:sz w:val="24"/>
                <w:szCs w:val="24"/>
              </w:rPr>
            </w:rPrChange>
          </w:rPr>
          <w:t>utente1</w:t>
        </w:r>
        <w:r w:rsidR="00830C6E" w:rsidRPr="00830C6E">
          <w:rPr>
            <w:rFonts w:ascii="Arial" w:hAnsi="Arial" w:cs="Arial"/>
            <w:sz w:val="24"/>
            <w:szCs w:val="24"/>
            <w:lang w:val="it-IT"/>
            <w:rPrChange w:id="2061" w:author="Stefano Florio" w:date="2019-01-20T21:36:00Z">
              <w:rPr>
                <w:rFonts w:ascii="Arial" w:hAnsi="Arial" w:cs="Arial"/>
                <w:sz w:val="24"/>
                <w:szCs w:val="24"/>
              </w:rPr>
            </w:rPrChange>
          </w:rPr>
          <w:t xml:space="preserve">” e come </w:t>
        </w:r>
        <w:proofErr w:type="spellStart"/>
        <w:r w:rsidR="00830C6E" w:rsidRPr="00830C6E">
          <w:rPr>
            <w:rFonts w:ascii="Arial" w:hAnsi="Arial" w:cs="Arial"/>
            <w:sz w:val="24"/>
            <w:szCs w:val="24"/>
            <w:lang w:val="it-IT"/>
            <w:rPrChange w:id="2062" w:author="Stefano Florio" w:date="2019-01-20T21:36:00Z">
              <w:rPr>
                <w:rFonts w:ascii="Arial" w:hAnsi="Arial" w:cs="Arial"/>
                <w:sz w:val="24"/>
                <w:szCs w:val="24"/>
              </w:rPr>
            </w:rPrChange>
          </w:rPr>
          <w:t>password:”</w:t>
        </w:r>
        <w:r w:rsidR="00830C6E" w:rsidRPr="005663DB">
          <w:rPr>
            <w:rFonts w:ascii="Arial" w:hAnsi="Arial" w:cs="Arial"/>
            <w:b/>
            <w:sz w:val="24"/>
            <w:szCs w:val="24"/>
            <w:lang w:val="it-IT"/>
            <w:rPrChange w:id="2063" w:author="Stefano Florio" w:date="2019-01-20T22:06:00Z">
              <w:rPr>
                <w:rFonts w:ascii="Arial" w:hAnsi="Arial" w:cs="Arial"/>
                <w:sz w:val="24"/>
                <w:szCs w:val="24"/>
              </w:rPr>
            </w:rPrChange>
          </w:rPr>
          <w:t>utente</w:t>
        </w:r>
        <w:proofErr w:type="spellEnd"/>
        <w:r w:rsidR="00830C6E" w:rsidRPr="00830C6E">
          <w:rPr>
            <w:rFonts w:ascii="Arial" w:hAnsi="Arial" w:cs="Arial"/>
            <w:sz w:val="24"/>
            <w:szCs w:val="24"/>
            <w:lang w:val="it-IT"/>
            <w:rPrChange w:id="2064" w:author="Stefano Florio" w:date="2019-01-20T21:36:00Z">
              <w:rPr>
                <w:rFonts w:ascii="Arial" w:hAnsi="Arial" w:cs="Arial"/>
                <w:sz w:val="24"/>
                <w:szCs w:val="24"/>
              </w:rPr>
            </w:rPrChange>
          </w:rPr>
          <w:t>”</w:t>
        </w:r>
      </w:ins>
    </w:p>
    <w:p w:rsidR="00830C6E" w:rsidRPr="00830C6E" w:rsidRDefault="005663DB" w:rsidP="00830C6E">
      <w:pPr>
        <w:pStyle w:val="Paragrafoelenco"/>
        <w:shd w:val="clear" w:color="auto" w:fill="FFFFFF"/>
        <w:rPr>
          <w:ins w:id="2065" w:author="Stefano Florio" w:date="2019-01-20T21:36:00Z"/>
          <w:rFonts w:ascii="Arial" w:hAnsi="Arial" w:cs="Arial"/>
          <w:sz w:val="24"/>
          <w:szCs w:val="24"/>
          <w:lang w:val="it-IT"/>
          <w:rPrChange w:id="2066" w:author="Stefano Florio" w:date="2019-01-20T21:36:00Z">
            <w:rPr>
              <w:ins w:id="2067" w:author="Stefano Florio" w:date="2019-01-20T21:36:00Z"/>
              <w:rFonts w:ascii="Arial" w:hAnsi="Arial" w:cs="Arial"/>
              <w:sz w:val="24"/>
              <w:szCs w:val="24"/>
            </w:rPr>
          </w:rPrChange>
        </w:rPr>
      </w:pPr>
      <w:ins w:id="2068" w:author="Stefano Florio" w:date="2019-01-20T22:04:00Z">
        <w:r>
          <w:rPr>
            <w:rFonts w:ascii="Arial" w:hAnsi="Arial" w:cs="Arial"/>
            <w:sz w:val="24"/>
            <w:szCs w:val="24"/>
            <w:lang w:val="it-IT"/>
          </w:rPr>
          <w:tab/>
          <w:t>- per</w:t>
        </w:r>
      </w:ins>
      <w:ins w:id="2069" w:author="Stefano Florio" w:date="2019-01-20T21:36:00Z">
        <w:r w:rsidR="00830C6E" w:rsidRPr="00830C6E">
          <w:rPr>
            <w:rFonts w:ascii="Arial" w:hAnsi="Arial" w:cs="Arial"/>
            <w:sz w:val="24"/>
            <w:szCs w:val="24"/>
            <w:lang w:val="it-IT"/>
            <w:rPrChange w:id="2070" w:author="Stefano Florio" w:date="2019-01-20T21:36:00Z">
              <w:rPr>
                <w:rFonts w:ascii="Arial" w:hAnsi="Arial" w:cs="Arial"/>
                <w:sz w:val="24"/>
                <w:szCs w:val="24"/>
              </w:rPr>
            </w:rPrChange>
          </w:rPr>
          <w:t xml:space="preserve"> entrare nella dashboard come Gestore Zona</w:t>
        </w:r>
      </w:ins>
      <w:ins w:id="2071" w:author="Stefano Florio" w:date="2019-01-20T22:05:00Z">
        <w:r>
          <w:rPr>
            <w:rFonts w:ascii="Arial" w:hAnsi="Arial" w:cs="Arial"/>
            <w:sz w:val="24"/>
            <w:szCs w:val="24"/>
            <w:lang w:val="it-IT"/>
          </w:rPr>
          <w:t>:</w:t>
        </w:r>
      </w:ins>
      <w:ins w:id="2072" w:author="Stefano Florio" w:date="2019-01-20T21:36:00Z">
        <w:r w:rsidR="00830C6E" w:rsidRPr="00830C6E">
          <w:rPr>
            <w:rFonts w:ascii="Arial" w:hAnsi="Arial" w:cs="Arial"/>
            <w:sz w:val="24"/>
            <w:szCs w:val="24"/>
            <w:lang w:val="it-IT"/>
            <w:rPrChange w:id="2073" w:author="Stefano Florio" w:date="2019-01-20T21:36:00Z">
              <w:rPr>
                <w:rFonts w:ascii="Arial" w:hAnsi="Arial" w:cs="Arial"/>
                <w:sz w:val="24"/>
                <w:szCs w:val="24"/>
              </w:rPr>
            </w:rPrChange>
          </w:rPr>
          <w:t xml:space="preserve"> </w:t>
        </w:r>
      </w:ins>
      <w:ins w:id="2074" w:author="Stefano Florio" w:date="2019-01-20T22:05:00Z">
        <w:r>
          <w:rPr>
            <w:rFonts w:ascii="Arial" w:hAnsi="Arial" w:cs="Arial"/>
            <w:sz w:val="24"/>
            <w:szCs w:val="24"/>
            <w:lang w:val="it-IT"/>
          </w:rPr>
          <w:tab/>
          <w:t xml:space="preserve">   </w:t>
        </w:r>
        <w:r>
          <w:rPr>
            <w:rFonts w:ascii="Arial" w:hAnsi="Arial" w:cs="Arial"/>
            <w:sz w:val="24"/>
            <w:szCs w:val="24"/>
            <w:lang w:val="it-IT"/>
          </w:rPr>
          <w:tab/>
        </w:r>
        <w:r>
          <w:rPr>
            <w:rFonts w:ascii="Arial" w:hAnsi="Arial" w:cs="Arial"/>
            <w:sz w:val="24"/>
            <w:szCs w:val="24"/>
            <w:lang w:val="it-IT"/>
          </w:rPr>
          <w:tab/>
        </w:r>
      </w:ins>
      <w:ins w:id="2075" w:author="Stefano Florio" w:date="2019-01-20T21:36:00Z">
        <w:r w:rsidR="00830C6E" w:rsidRPr="00830C6E">
          <w:rPr>
            <w:rFonts w:ascii="Arial" w:hAnsi="Arial" w:cs="Arial"/>
            <w:sz w:val="24"/>
            <w:szCs w:val="24"/>
            <w:lang w:val="it-IT"/>
            <w:rPrChange w:id="2076" w:author="Stefano Florio" w:date="2019-01-20T21:36:00Z">
              <w:rPr>
                <w:rFonts w:ascii="Arial" w:hAnsi="Arial" w:cs="Arial"/>
                <w:sz w:val="24"/>
                <w:szCs w:val="24"/>
              </w:rPr>
            </w:rPrChange>
          </w:rPr>
          <w:t>Username:”</w:t>
        </w:r>
        <w:r w:rsidR="00830C6E" w:rsidRPr="005663DB">
          <w:rPr>
            <w:rFonts w:ascii="Arial" w:hAnsi="Arial" w:cs="Arial"/>
            <w:b/>
            <w:sz w:val="24"/>
            <w:szCs w:val="24"/>
            <w:lang w:val="it-IT"/>
            <w:rPrChange w:id="2077" w:author="Stefano Florio" w:date="2019-01-20T22:06:00Z">
              <w:rPr>
                <w:rFonts w:ascii="Arial" w:hAnsi="Arial" w:cs="Arial"/>
                <w:sz w:val="24"/>
                <w:szCs w:val="24"/>
              </w:rPr>
            </w:rPrChange>
          </w:rPr>
          <w:t>utente21</w:t>
        </w:r>
        <w:r w:rsidR="00830C6E" w:rsidRPr="00830C6E">
          <w:rPr>
            <w:rFonts w:ascii="Arial" w:hAnsi="Arial" w:cs="Arial"/>
            <w:sz w:val="24"/>
            <w:szCs w:val="24"/>
            <w:lang w:val="it-IT"/>
            <w:rPrChange w:id="2078" w:author="Stefano Florio" w:date="2019-01-20T21:36:00Z">
              <w:rPr>
                <w:rFonts w:ascii="Arial" w:hAnsi="Arial" w:cs="Arial"/>
                <w:sz w:val="24"/>
                <w:szCs w:val="24"/>
              </w:rPr>
            </w:rPrChange>
          </w:rPr>
          <w:t xml:space="preserve">” e come </w:t>
        </w:r>
        <w:proofErr w:type="spellStart"/>
        <w:r w:rsidR="00830C6E" w:rsidRPr="00830C6E">
          <w:rPr>
            <w:rFonts w:ascii="Arial" w:hAnsi="Arial" w:cs="Arial"/>
            <w:sz w:val="24"/>
            <w:szCs w:val="24"/>
            <w:lang w:val="it-IT"/>
            <w:rPrChange w:id="2079" w:author="Stefano Florio" w:date="2019-01-20T21:36:00Z">
              <w:rPr>
                <w:rFonts w:ascii="Arial" w:hAnsi="Arial" w:cs="Arial"/>
                <w:sz w:val="24"/>
                <w:szCs w:val="24"/>
              </w:rPr>
            </w:rPrChange>
          </w:rPr>
          <w:t>password:”</w:t>
        </w:r>
        <w:r w:rsidR="00830C6E" w:rsidRPr="005663DB">
          <w:rPr>
            <w:rFonts w:ascii="Arial" w:hAnsi="Arial" w:cs="Arial"/>
            <w:b/>
            <w:sz w:val="24"/>
            <w:szCs w:val="24"/>
            <w:lang w:val="it-IT"/>
            <w:rPrChange w:id="2080" w:author="Stefano Florio" w:date="2019-01-20T22:06:00Z">
              <w:rPr>
                <w:rFonts w:ascii="Arial" w:hAnsi="Arial" w:cs="Arial"/>
                <w:sz w:val="24"/>
                <w:szCs w:val="24"/>
              </w:rPr>
            </w:rPrChange>
          </w:rPr>
          <w:t>utente</w:t>
        </w:r>
        <w:proofErr w:type="spellEnd"/>
        <w:r w:rsidR="00830C6E" w:rsidRPr="00830C6E">
          <w:rPr>
            <w:rFonts w:ascii="Arial" w:hAnsi="Arial" w:cs="Arial"/>
            <w:sz w:val="24"/>
            <w:szCs w:val="24"/>
            <w:lang w:val="it-IT"/>
            <w:rPrChange w:id="2081" w:author="Stefano Florio" w:date="2019-01-20T21:36:00Z">
              <w:rPr>
                <w:rFonts w:ascii="Arial" w:hAnsi="Arial" w:cs="Arial"/>
                <w:sz w:val="24"/>
                <w:szCs w:val="24"/>
              </w:rPr>
            </w:rPrChange>
          </w:rPr>
          <w:t>”</w:t>
        </w:r>
      </w:ins>
    </w:p>
    <w:p w:rsidR="00830C6E" w:rsidRPr="00830C6E" w:rsidRDefault="005663DB" w:rsidP="00830C6E">
      <w:pPr>
        <w:pStyle w:val="Paragrafoelenco"/>
        <w:shd w:val="clear" w:color="auto" w:fill="FFFFFF"/>
        <w:rPr>
          <w:ins w:id="2082" w:author="Stefano Florio" w:date="2019-01-20T21:36:00Z"/>
          <w:rFonts w:ascii="Arial" w:hAnsi="Arial" w:cs="Arial"/>
          <w:sz w:val="24"/>
          <w:szCs w:val="24"/>
          <w:lang w:val="it-IT"/>
          <w:rPrChange w:id="2083" w:author="Stefano Florio" w:date="2019-01-20T21:36:00Z">
            <w:rPr>
              <w:ins w:id="2084" w:author="Stefano Florio" w:date="2019-01-20T21:36:00Z"/>
              <w:rFonts w:ascii="Arial" w:hAnsi="Arial" w:cs="Arial"/>
              <w:sz w:val="24"/>
              <w:szCs w:val="24"/>
            </w:rPr>
          </w:rPrChange>
        </w:rPr>
      </w:pPr>
      <w:ins w:id="2085" w:author="Stefano Florio" w:date="2019-01-20T22:05:00Z">
        <w:r>
          <w:rPr>
            <w:rFonts w:ascii="Arial" w:hAnsi="Arial" w:cs="Arial"/>
            <w:sz w:val="24"/>
            <w:szCs w:val="24"/>
            <w:lang w:val="it-IT"/>
          </w:rPr>
          <w:tab/>
          <w:t>- per</w:t>
        </w:r>
      </w:ins>
      <w:ins w:id="2086" w:author="Stefano Florio" w:date="2019-01-20T21:36:00Z">
        <w:r w:rsidR="00830C6E" w:rsidRPr="00830C6E">
          <w:rPr>
            <w:rFonts w:ascii="Arial" w:hAnsi="Arial" w:cs="Arial"/>
            <w:sz w:val="24"/>
            <w:szCs w:val="24"/>
            <w:lang w:val="it-IT"/>
            <w:rPrChange w:id="2087" w:author="Stefano Florio" w:date="2019-01-20T21:36:00Z">
              <w:rPr>
                <w:rFonts w:ascii="Arial" w:hAnsi="Arial" w:cs="Arial"/>
                <w:sz w:val="24"/>
                <w:szCs w:val="24"/>
              </w:rPr>
            </w:rPrChange>
          </w:rPr>
          <w:t xml:space="preserve"> entrare nella dashboard come Gestore Città</w:t>
        </w:r>
      </w:ins>
      <w:ins w:id="2088" w:author="Stefano Florio" w:date="2019-01-20T22:05:00Z">
        <w:r>
          <w:rPr>
            <w:rFonts w:ascii="Arial" w:hAnsi="Arial" w:cs="Arial"/>
            <w:sz w:val="24"/>
            <w:szCs w:val="24"/>
            <w:lang w:val="it-IT"/>
          </w:rPr>
          <w:t>:</w:t>
        </w:r>
      </w:ins>
      <w:ins w:id="2089" w:author="Stefano Florio" w:date="2019-01-20T21:36:00Z">
        <w:r w:rsidR="00830C6E" w:rsidRPr="00830C6E">
          <w:rPr>
            <w:rFonts w:ascii="Arial" w:hAnsi="Arial" w:cs="Arial"/>
            <w:sz w:val="24"/>
            <w:szCs w:val="24"/>
            <w:lang w:val="it-IT"/>
            <w:rPrChange w:id="2090" w:author="Stefano Florio" w:date="2019-01-20T21:36:00Z">
              <w:rPr>
                <w:rFonts w:ascii="Arial" w:hAnsi="Arial" w:cs="Arial"/>
                <w:sz w:val="24"/>
                <w:szCs w:val="24"/>
              </w:rPr>
            </w:rPrChange>
          </w:rPr>
          <w:t xml:space="preserve"> </w:t>
        </w:r>
      </w:ins>
      <w:ins w:id="2091" w:author="Stefano Florio" w:date="2019-01-20T22:05:00Z">
        <w:r>
          <w:rPr>
            <w:rFonts w:ascii="Arial" w:hAnsi="Arial" w:cs="Arial"/>
            <w:sz w:val="24"/>
            <w:szCs w:val="24"/>
            <w:lang w:val="it-IT"/>
          </w:rPr>
          <w:tab/>
        </w:r>
      </w:ins>
      <w:ins w:id="2092" w:author="Stefano Florio" w:date="2019-01-20T21:36:00Z">
        <w:r w:rsidR="00830C6E" w:rsidRPr="00830C6E">
          <w:rPr>
            <w:rFonts w:ascii="Arial" w:hAnsi="Arial" w:cs="Arial"/>
            <w:sz w:val="24"/>
            <w:szCs w:val="24"/>
            <w:lang w:val="it-IT"/>
            <w:rPrChange w:id="2093" w:author="Stefano Florio" w:date="2019-01-20T21:36:00Z">
              <w:rPr>
                <w:rFonts w:ascii="Arial" w:hAnsi="Arial" w:cs="Arial"/>
                <w:sz w:val="24"/>
                <w:szCs w:val="24"/>
              </w:rPr>
            </w:rPrChange>
          </w:rPr>
          <w:t>Username:”</w:t>
        </w:r>
        <w:proofErr w:type="spellStart"/>
        <w:r w:rsidR="00830C6E" w:rsidRPr="005663DB">
          <w:rPr>
            <w:rFonts w:ascii="Arial" w:hAnsi="Arial" w:cs="Arial"/>
            <w:b/>
            <w:sz w:val="24"/>
            <w:szCs w:val="24"/>
            <w:lang w:val="it-IT"/>
            <w:rPrChange w:id="2094" w:author="Stefano Florio" w:date="2019-01-20T22:06:00Z">
              <w:rPr>
                <w:rFonts w:ascii="Arial" w:hAnsi="Arial" w:cs="Arial"/>
                <w:sz w:val="24"/>
                <w:szCs w:val="24"/>
              </w:rPr>
            </w:rPrChange>
          </w:rPr>
          <w:t>utentecitta</w:t>
        </w:r>
        <w:proofErr w:type="spellEnd"/>
        <w:r w:rsidR="00830C6E" w:rsidRPr="00830C6E">
          <w:rPr>
            <w:rFonts w:ascii="Arial" w:hAnsi="Arial" w:cs="Arial"/>
            <w:sz w:val="24"/>
            <w:szCs w:val="24"/>
            <w:lang w:val="it-IT"/>
            <w:rPrChange w:id="2095" w:author="Stefano Florio" w:date="2019-01-20T21:36:00Z">
              <w:rPr>
                <w:rFonts w:ascii="Arial" w:hAnsi="Arial" w:cs="Arial"/>
                <w:sz w:val="24"/>
                <w:szCs w:val="24"/>
              </w:rPr>
            </w:rPrChange>
          </w:rPr>
          <w:t xml:space="preserve">” e come </w:t>
        </w:r>
        <w:proofErr w:type="spellStart"/>
        <w:r w:rsidR="00830C6E" w:rsidRPr="00830C6E">
          <w:rPr>
            <w:rFonts w:ascii="Arial" w:hAnsi="Arial" w:cs="Arial"/>
            <w:sz w:val="24"/>
            <w:szCs w:val="24"/>
            <w:lang w:val="it-IT"/>
            <w:rPrChange w:id="2096" w:author="Stefano Florio" w:date="2019-01-20T21:36:00Z">
              <w:rPr>
                <w:rFonts w:ascii="Arial" w:hAnsi="Arial" w:cs="Arial"/>
                <w:sz w:val="24"/>
                <w:szCs w:val="24"/>
              </w:rPr>
            </w:rPrChange>
          </w:rPr>
          <w:t>password:”</w:t>
        </w:r>
        <w:r w:rsidR="00830C6E" w:rsidRPr="005663DB">
          <w:rPr>
            <w:rFonts w:ascii="Arial" w:hAnsi="Arial" w:cs="Arial"/>
            <w:b/>
            <w:sz w:val="24"/>
            <w:szCs w:val="24"/>
            <w:lang w:val="it-IT"/>
            <w:rPrChange w:id="2097" w:author="Stefano Florio" w:date="2019-01-20T22:06:00Z">
              <w:rPr>
                <w:rFonts w:ascii="Arial" w:hAnsi="Arial" w:cs="Arial"/>
                <w:sz w:val="24"/>
                <w:szCs w:val="24"/>
              </w:rPr>
            </w:rPrChange>
          </w:rPr>
          <w:t>utente</w:t>
        </w:r>
        <w:proofErr w:type="spellEnd"/>
        <w:r w:rsidR="00830C6E" w:rsidRPr="00830C6E">
          <w:rPr>
            <w:rFonts w:ascii="Arial" w:hAnsi="Arial" w:cs="Arial"/>
            <w:sz w:val="24"/>
            <w:szCs w:val="24"/>
            <w:lang w:val="it-IT"/>
            <w:rPrChange w:id="2098" w:author="Stefano Florio" w:date="2019-01-20T21:36:00Z">
              <w:rPr>
                <w:rFonts w:ascii="Arial" w:hAnsi="Arial" w:cs="Arial"/>
                <w:sz w:val="24"/>
                <w:szCs w:val="24"/>
              </w:rPr>
            </w:rPrChange>
          </w:rPr>
          <w:t>”</w:t>
        </w:r>
      </w:ins>
    </w:p>
    <w:p w:rsidR="005663DB" w:rsidRDefault="005663DB" w:rsidP="00830C6E">
      <w:pPr>
        <w:pStyle w:val="Paragrafoelenco"/>
        <w:shd w:val="clear" w:color="auto" w:fill="FFFFFF"/>
        <w:rPr>
          <w:ins w:id="2099" w:author="Stefano Florio" w:date="2019-01-20T22:06:00Z"/>
          <w:rFonts w:ascii="Arial" w:hAnsi="Arial" w:cs="Arial"/>
          <w:sz w:val="24"/>
          <w:szCs w:val="24"/>
          <w:lang w:val="it-IT"/>
        </w:rPr>
      </w:pPr>
      <w:ins w:id="2100" w:author="Stefano Florio" w:date="2019-01-20T22:06:00Z">
        <w:r>
          <w:rPr>
            <w:rFonts w:ascii="Arial" w:hAnsi="Arial" w:cs="Arial"/>
            <w:sz w:val="24"/>
            <w:szCs w:val="24"/>
            <w:lang w:val="it-IT"/>
          </w:rPr>
          <w:tab/>
        </w:r>
      </w:ins>
      <w:ins w:id="2101" w:author="Stefano Florio" w:date="2019-01-20T22:05:00Z">
        <w:r>
          <w:rPr>
            <w:rFonts w:ascii="Arial" w:hAnsi="Arial" w:cs="Arial"/>
            <w:sz w:val="24"/>
            <w:szCs w:val="24"/>
            <w:lang w:val="it-IT"/>
          </w:rPr>
          <w:t>- per</w:t>
        </w:r>
      </w:ins>
      <w:ins w:id="2102" w:author="Stefano Florio" w:date="2019-01-20T21:36:00Z">
        <w:r w:rsidR="00830C6E" w:rsidRPr="00830C6E">
          <w:rPr>
            <w:rFonts w:ascii="Arial" w:hAnsi="Arial" w:cs="Arial"/>
            <w:sz w:val="24"/>
            <w:szCs w:val="24"/>
            <w:lang w:val="it-IT"/>
            <w:rPrChange w:id="2103" w:author="Stefano Florio" w:date="2019-01-20T21:36:00Z">
              <w:rPr>
                <w:rFonts w:ascii="Arial" w:hAnsi="Arial" w:cs="Arial"/>
                <w:sz w:val="24"/>
                <w:szCs w:val="24"/>
              </w:rPr>
            </w:rPrChange>
          </w:rPr>
          <w:t xml:space="preserve"> vuole entrare nella dashboard come Amministratore</w:t>
        </w:r>
      </w:ins>
      <w:ins w:id="2104" w:author="Stefano Florio" w:date="2019-01-20T22:06:00Z">
        <w:r>
          <w:rPr>
            <w:rFonts w:ascii="Arial" w:hAnsi="Arial" w:cs="Arial"/>
            <w:sz w:val="24"/>
            <w:szCs w:val="24"/>
            <w:lang w:val="it-IT"/>
          </w:rPr>
          <w:t>:</w:t>
        </w:r>
      </w:ins>
    </w:p>
    <w:p w:rsidR="00830C6E" w:rsidRPr="005663DB" w:rsidRDefault="005663DB" w:rsidP="00830C6E">
      <w:pPr>
        <w:pStyle w:val="Paragrafoelenco"/>
        <w:shd w:val="clear" w:color="auto" w:fill="FFFFFF"/>
        <w:rPr>
          <w:ins w:id="2105" w:author="Stefano Florio" w:date="2019-01-20T21:36:00Z"/>
          <w:rFonts w:ascii="Arial" w:hAnsi="Arial" w:cs="Arial"/>
          <w:sz w:val="24"/>
          <w:szCs w:val="24"/>
          <w:lang w:val="en-GB"/>
          <w:rPrChange w:id="2106" w:author="Stefano Florio" w:date="2019-01-20T22:06:00Z">
            <w:rPr>
              <w:ins w:id="2107" w:author="Stefano Florio" w:date="2019-01-20T21:36:00Z"/>
              <w:rFonts w:ascii="Arial" w:hAnsi="Arial" w:cs="Arial"/>
              <w:sz w:val="24"/>
              <w:szCs w:val="24"/>
            </w:rPr>
          </w:rPrChange>
        </w:rPr>
      </w:pPr>
      <w:ins w:id="2108" w:author="Stefano Florio" w:date="2019-01-20T22:06:00Z">
        <w:r>
          <w:rPr>
            <w:rFonts w:ascii="Arial" w:hAnsi="Arial" w:cs="Arial"/>
            <w:sz w:val="24"/>
            <w:szCs w:val="24"/>
            <w:lang w:val="it-IT"/>
          </w:rPr>
          <w:tab/>
        </w:r>
      </w:ins>
      <w:proofErr w:type="spellStart"/>
      <w:ins w:id="2109" w:author="Stefano Florio" w:date="2019-01-20T21:36:00Z">
        <w:r w:rsidR="00830C6E" w:rsidRPr="005663DB">
          <w:rPr>
            <w:rFonts w:ascii="Arial" w:hAnsi="Arial" w:cs="Arial"/>
            <w:sz w:val="24"/>
            <w:szCs w:val="24"/>
            <w:lang w:val="en-GB"/>
            <w:rPrChange w:id="2110" w:author="Stefano Florio" w:date="2019-01-20T22:06:00Z">
              <w:rPr>
                <w:rFonts w:ascii="Arial" w:hAnsi="Arial" w:cs="Arial"/>
                <w:sz w:val="24"/>
                <w:szCs w:val="24"/>
              </w:rPr>
            </w:rPrChange>
          </w:rPr>
          <w:t>Username</w:t>
        </w:r>
        <w:proofErr w:type="gramStart"/>
        <w:r w:rsidR="00830C6E" w:rsidRPr="005663DB">
          <w:rPr>
            <w:rFonts w:ascii="Arial" w:hAnsi="Arial" w:cs="Arial"/>
            <w:sz w:val="24"/>
            <w:szCs w:val="24"/>
            <w:lang w:val="en-GB"/>
            <w:rPrChange w:id="2111" w:author="Stefano Florio" w:date="2019-01-20T22:06:00Z">
              <w:rPr>
                <w:rFonts w:ascii="Arial" w:hAnsi="Arial" w:cs="Arial"/>
                <w:sz w:val="24"/>
                <w:szCs w:val="24"/>
              </w:rPr>
            </w:rPrChange>
          </w:rPr>
          <w:t>:”</w:t>
        </w:r>
        <w:r w:rsidR="00830C6E" w:rsidRPr="005663DB">
          <w:rPr>
            <w:rFonts w:ascii="Arial" w:hAnsi="Arial" w:cs="Arial"/>
            <w:b/>
            <w:sz w:val="24"/>
            <w:szCs w:val="24"/>
            <w:lang w:val="en-GB"/>
            <w:rPrChange w:id="2112" w:author="Stefano Florio" w:date="2019-01-20T22:06:00Z">
              <w:rPr>
                <w:rFonts w:ascii="Arial" w:hAnsi="Arial" w:cs="Arial"/>
                <w:sz w:val="24"/>
                <w:szCs w:val="24"/>
              </w:rPr>
            </w:rPrChange>
          </w:rPr>
          <w:t>admin</w:t>
        </w:r>
        <w:proofErr w:type="spellEnd"/>
        <w:proofErr w:type="gramEnd"/>
        <w:r w:rsidR="00830C6E" w:rsidRPr="005663DB">
          <w:rPr>
            <w:rFonts w:ascii="Arial" w:hAnsi="Arial" w:cs="Arial"/>
            <w:sz w:val="24"/>
            <w:szCs w:val="24"/>
            <w:lang w:val="en-GB"/>
            <w:rPrChange w:id="2113" w:author="Stefano Florio" w:date="2019-01-20T22:06:00Z">
              <w:rPr>
                <w:rFonts w:ascii="Arial" w:hAnsi="Arial" w:cs="Arial"/>
                <w:sz w:val="24"/>
                <w:szCs w:val="24"/>
              </w:rPr>
            </w:rPrChange>
          </w:rPr>
          <w:t xml:space="preserve">” e come </w:t>
        </w:r>
        <w:proofErr w:type="spellStart"/>
        <w:r w:rsidR="00830C6E" w:rsidRPr="005663DB">
          <w:rPr>
            <w:rFonts w:ascii="Arial" w:hAnsi="Arial" w:cs="Arial"/>
            <w:sz w:val="24"/>
            <w:szCs w:val="24"/>
            <w:lang w:val="en-GB"/>
            <w:rPrChange w:id="2114" w:author="Stefano Florio" w:date="2019-01-20T22:06:00Z">
              <w:rPr>
                <w:rFonts w:ascii="Arial" w:hAnsi="Arial" w:cs="Arial"/>
                <w:sz w:val="24"/>
                <w:szCs w:val="24"/>
              </w:rPr>
            </w:rPrChange>
          </w:rPr>
          <w:t>password:”</w:t>
        </w:r>
        <w:r w:rsidR="00830C6E" w:rsidRPr="005663DB">
          <w:rPr>
            <w:rFonts w:ascii="Arial" w:hAnsi="Arial" w:cs="Arial"/>
            <w:b/>
            <w:sz w:val="24"/>
            <w:szCs w:val="24"/>
            <w:lang w:val="en-GB"/>
            <w:rPrChange w:id="2115" w:author="Stefano Florio" w:date="2019-01-20T22:06:00Z">
              <w:rPr>
                <w:rFonts w:ascii="Arial" w:hAnsi="Arial" w:cs="Arial"/>
                <w:sz w:val="24"/>
                <w:szCs w:val="24"/>
              </w:rPr>
            </w:rPrChange>
          </w:rPr>
          <w:t>admin</w:t>
        </w:r>
        <w:proofErr w:type="spellEnd"/>
        <w:r w:rsidR="00830C6E" w:rsidRPr="005663DB">
          <w:rPr>
            <w:rFonts w:ascii="Arial" w:hAnsi="Arial" w:cs="Arial"/>
            <w:sz w:val="24"/>
            <w:szCs w:val="24"/>
            <w:lang w:val="en-GB"/>
            <w:rPrChange w:id="2116" w:author="Stefano Florio" w:date="2019-01-20T22:06:00Z">
              <w:rPr>
                <w:rFonts w:ascii="Arial" w:hAnsi="Arial" w:cs="Arial"/>
                <w:sz w:val="24"/>
                <w:szCs w:val="24"/>
              </w:rPr>
            </w:rPrChange>
          </w:rPr>
          <w:t>”</w:t>
        </w:r>
      </w:ins>
    </w:p>
    <w:p w:rsidR="00830C6E" w:rsidRPr="005663DB" w:rsidRDefault="00830C6E" w:rsidP="00830C6E">
      <w:pPr>
        <w:pStyle w:val="Paragrafoelenco"/>
        <w:shd w:val="clear" w:color="auto" w:fill="FFFFFF"/>
        <w:rPr>
          <w:ins w:id="2117" w:author="Stefano Florio" w:date="2019-01-20T21:36:00Z"/>
          <w:rFonts w:ascii="Arial" w:hAnsi="Arial" w:cs="Arial"/>
          <w:sz w:val="24"/>
          <w:szCs w:val="24"/>
          <w:lang w:val="en-GB"/>
          <w:rPrChange w:id="2118" w:author="Stefano Florio" w:date="2019-01-20T22:06:00Z">
            <w:rPr>
              <w:ins w:id="2119" w:author="Stefano Florio" w:date="2019-01-20T21:36:00Z"/>
              <w:rFonts w:ascii="Arial" w:hAnsi="Arial" w:cs="Arial"/>
              <w:sz w:val="24"/>
              <w:szCs w:val="24"/>
            </w:rPr>
          </w:rPrChange>
        </w:rPr>
      </w:pPr>
    </w:p>
    <w:p w:rsidR="00B822DB" w:rsidRDefault="00830C6E" w:rsidP="00B822DB">
      <w:pPr>
        <w:pStyle w:val="Paragrafoelenco"/>
        <w:shd w:val="clear" w:color="auto" w:fill="FFFFFF"/>
        <w:rPr>
          <w:ins w:id="2120" w:author="Stefano Florio" w:date="2019-01-20T22:42:00Z"/>
          <w:rFonts w:ascii="Arial" w:hAnsi="Arial" w:cs="Arial"/>
          <w:sz w:val="24"/>
          <w:szCs w:val="24"/>
          <w:lang w:val="it-IT"/>
        </w:rPr>
      </w:pPr>
      <w:ins w:id="2121" w:author="Stefano Florio" w:date="2019-01-20T21:36:00Z">
        <w:r w:rsidRPr="00830C6E">
          <w:rPr>
            <w:rFonts w:ascii="Arial" w:hAnsi="Arial" w:cs="Arial"/>
            <w:sz w:val="24"/>
            <w:szCs w:val="24"/>
            <w:lang w:val="it-IT"/>
            <w:rPrChange w:id="2122" w:author="Stefano Florio" w:date="2019-01-20T21:36:00Z">
              <w:rPr>
                <w:rFonts w:ascii="Arial" w:hAnsi="Arial" w:cs="Arial"/>
                <w:sz w:val="24"/>
                <w:szCs w:val="24"/>
              </w:rPr>
            </w:rPrChange>
          </w:rPr>
          <w:t xml:space="preserve">La Dashboard visualizzata è descritta in maniera dettagliata in </w:t>
        </w:r>
      </w:ins>
      <w:ins w:id="2123" w:author="Stefano Florio" w:date="2019-01-20T22:07:00Z">
        <w:r w:rsidR="005663DB">
          <w:rPr>
            <w:rFonts w:ascii="Arial" w:hAnsi="Arial" w:cs="Arial"/>
            <w:sz w:val="24"/>
            <w:szCs w:val="24"/>
            <w:lang w:val="it-IT"/>
          </w:rPr>
          <w:t>A1.2:</w:t>
        </w:r>
      </w:ins>
      <w:ins w:id="2124" w:author="Stefano Florio" w:date="2019-01-20T22:25:00Z">
        <w:r w:rsidR="00215746">
          <w:rPr>
            <w:rFonts w:ascii="Arial" w:hAnsi="Arial" w:cs="Arial"/>
            <w:sz w:val="24"/>
            <w:szCs w:val="24"/>
            <w:lang w:val="it-IT"/>
          </w:rPr>
          <w:fldChar w:fldCharType="begin"/>
        </w:r>
        <w:r w:rsidR="00215746">
          <w:rPr>
            <w:rFonts w:ascii="Arial" w:hAnsi="Arial" w:cs="Arial"/>
            <w:sz w:val="24"/>
            <w:szCs w:val="24"/>
            <w:lang w:val="it-IT"/>
          </w:rPr>
          <w:instrText xml:space="preserve"> HYPERLINK "GUI%20Requirements.pptx" </w:instrText>
        </w:r>
        <w:r w:rsidR="00215746">
          <w:rPr>
            <w:rFonts w:ascii="Arial" w:hAnsi="Arial" w:cs="Arial"/>
            <w:sz w:val="24"/>
            <w:szCs w:val="24"/>
            <w:lang w:val="it-IT"/>
          </w:rPr>
        </w:r>
        <w:r w:rsidR="00215746">
          <w:rPr>
            <w:rFonts w:ascii="Arial" w:hAnsi="Arial" w:cs="Arial"/>
            <w:sz w:val="24"/>
            <w:szCs w:val="24"/>
            <w:lang w:val="it-IT"/>
          </w:rPr>
          <w:fldChar w:fldCharType="separate"/>
        </w:r>
        <w:r w:rsidRPr="00215746">
          <w:rPr>
            <w:rStyle w:val="Collegamentoipertestuale"/>
            <w:rFonts w:ascii="Arial" w:hAnsi="Arial" w:cs="Arial"/>
            <w:sz w:val="24"/>
            <w:szCs w:val="24"/>
            <w:lang w:val="it-IT"/>
            <w:rPrChange w:id="2125" w:author="Stefano Florio" w:date="2019-01-20T21:36:00Z">
              <w:rPr>
                <w:rFonts w:ascii="Arial" w:hAnsi="Arial" w:cs="Arial"/>
                <w:sz w:val="24"/>
                <w:szCs w:val="24"/>
              </w:rPr>
            </w:rPrChange>
          </w:rPr>
          <w:t xml:space="preserve">GUI </w:t>
        </w:r>
        <w:proofErr w:type="spellStart"/>
        <w:r w:rsidRPr="00215746">
          <w:rPr>
            <w:rStyle w:val="Collegamentoipertestuale"/>
            <w:rFonts w:ascii="Arial" w:hAnsi="Arial" w:cs="Arial"/>
            <w:sz w:val="24"/>
            <w:szCs w:val="24"/>
            <w:lang w:val="it-IT"/>
            <w:rPrChange w:id="2126" w:author="Stefano Florio" w:date="2019-01-20T21:36:00Z">
              <w:rPr>
                <w:rFonts w:ascii="Arial" w:hAnsi="Arial" w:cs="Arial"/>
                <w:sz w:val="24"/>
                <w:szCs w:val="24"/>
              </w:rPr>
            </w:rPrChange>
          </w:rPr>
          <w:t>Requirements</w:t>
        </w:r>
        <w:proofErr w:type="spellEnd"/>
        <w:r w:rsidRPr="00215746">
          <w:rPr>
            <w:rStyle w:val="Collegamentoipertestuale"/>
            <w:rFonts w:ascii="Arial" w:hAnsi="Arial" w:cs="Arial"/>
            <w:sz w:val="24"/>
            <w:szCs w:val="24"/>
            <w:lang w:val="it-IT"/>
            <w:rPrChange w:id="2127" w:author="Stefano Florio" w:date="2019-01-20T21:36:00Z">
              <w:rPr>
                <w:rFonts w:ascii="Arial" w:hAnsi="Arial" w:cs="Arial"/>
                <w:sz w:val="24"/>
                <w:szCs w:val="24"/>
              </w:rPr>
            </w:rPrChange>
          </w:rPr>
          <w:t>.</w:t>
        </w:r>
        <w:r w:rsidR="00215746">
          <w:rPr>
            <w:rFonts w:ascii="Arial" w:hAnsi="Arial" w:cs="Arial"/>
            <w:sz w:val="24"/>
            <w:szCs w:val="24"/>
            <w:lang w:val="it-IT"/>
          </w:rPr>
          <w:fldChar w:fldCharType="end"/>
        </w:r>
      </w:ins>
    </w:p>
    <w:p w:rsidR="00B822DB" w:rsidRDefault="00B822DB" w:rsidP="00B822DB">
      <w:pPr>
        <w:pStyle w:val="Paragrafoelenco"/>
        <w:shd w:val="clear" w:color="auto" w:fill="FFFFFF"/>
        <w:rPr>
          <w:ins w:id="2128" w:author="Stefano Florio" w:date="2019-01-20T22:42:00Z"/>
          <w:rFonts w:ascii="Arial" w:hAnsi="Arial" w:cs="Arial"/>
          <w:sz w:val="24"/>
          <w:szCs w:val="24"/>
          <w:lang w:val="it-IT"/>
        </w:rPr>
      </w:pPr>
    </w:p>
    <w:p w:rsidR="00B822DB" w:rsidRDefault="00B822DB" w:rsidP="00B822DB">
      <w:pPr>
        <w:pStyle w:val="Paragrafoelenco"/>
        <w:shd w:val="clear" w:color="auto" w:fill="FFFFFF"/>
        <w:rPr>
          <w:ins w:id="2129" w:author="Stefano Florio" w:date="2019-01-20T22:42:00Z"/>
          <w:rFonts w:ascii="Arial" w:hAnsi="Arial" w:cs="Arial"/>
          <w:sz w:val="24"/>
          <w:szCs w:val="24"/>
          <w:lang w:val="it-IT"/>
        </w:rPr>
      </w:pPr>
    </w:p>
    <w:p w:rsidR="00B822DB" w:rsidRDefault="00B822DB" w:rsidP="00B822DB">
      <w:pPr>
        <w:pStyle w:val="Paragrafoelenco"/>
        <w:shd w:val="clear" w:color="auto" w:fill="FFFFFF"/>
        <w:rPr>
          <w:ins w:id="2130" w:author="Stefano Florio" w:date="2019-01-20T22:42:00Z"/>
          <w:rFonts w:ascii="Arial" w:hAnsi="Arial" w:cs="Arial"/>
          <w:sz w:val="24"/>
          <w:szCs w:val="24"/>
          <w:lang w:val="it-IT"/>
        </w:rPr>
      </w:pPr>
    </w:p>
    <w:p w:rsidR="00B822DB" w:rsidRDefault="00B822DB" w:rsidP="00B822DB">
      <w:pPr>
        <w:pStyle w:val="Paragrafoelenco"/>
        <w:shd w:val="clear" w:color="auto" w:fill="FFFFFF"/>
        <w:rPr>
          <w:ins w:id="2131" w:author="Stefano Florio" w:date="2019-01-20T22:37:00Z"/>
          <w:rFonts w:ascii="Arial" w:hAnsi="Arial" w:cs="Arial"/>
          <w:sz w:val="24"/>
          <w:szCs w:val="24"/>
          <w:lang w:val="it-IT"/>
        </w:rPr>
      </w:pPr>
      <w:bookmarkStart w:id="2132" w:name="_GoBack"/>
      <w:bookmarkEnd w:id="2132"/>
    </w:p>
    <w:p w:rsidR="00B822DB" w:rsidRDefault="00B822DB" w:rsidP="00B822DB">
      <w:pPr>
        <w:pStyle w:val="Paragrafoelenco"/>
        <w:shd w:val="clear" w:color="auto" w:fill="FFFFFF"/>
        <w:rPr>
          <w:ins w:id="2133" w:author="Stefano Florio" w:date="2019-01-20T22:41:00Z"/>
          <w:rFonts w:ascii="Arial" w:hAnsi="Arial" w:cs="Arial"/>
          <w:sz w:val="24"/>
          <w:szCs w:val="24"/>
          <w:lang w:val="it-IT"/>
        </w:rPr>
      </w:pPr>
      <w:ins w:id="2134" w:author="Stefano Florio" w:date="2019-01-20T22:37:00Z">
        <w:r>
          <w:rPr>
            <w:rFonts w:ascii="Arial" w:hAnsi="Arial" w:cs="Arial"/>
            <w:sz w:val="24"/>
            <w:szCs w:val="24"/>
            <w:lang w:val="it-IT"/>
          </w:rPr>
          <w:lastRenderedPageBreak/>
          <w:t xml:space="preserve">Per </w:t>
        </w:r>
      </w:ins>
      <w:ins w:id="2135" w:author="Stefano Florio" w:date="2019-01-20T22:38:00Z">
        <w:r>
          <w:rPr>
            <w:rFonts w:ascii="Arial" w:hAnsi="Arial" w:cs="Arial"/>
            <w:sz w:val="24"/>
            <w:szCs w:val="24"/>
            <w:lang w:val="it-IT"/>
          </w:rPr>
          <w:t>testare l’applicazione abbiamo usato lo script java “InvioDati.jar”</w:t>
        </w:r>
      </w:ins>
      <w:ins w:id="2136" w:author="Stefano Florio" w:date="2019-01-20T22:39:00Z">
        <w:r>
          <w:rPr>
            <w:rFonts w:ascii="Arial" w:hAnsi="Arial" w:cs="Arial"/>
            <w:sz w:val="24"/>
            <w:szCs w:val="24"/>
            <w:lang w:val="it-IT"/>
          </w:rPr>
          <w:t xml:space="preserve"> che si occupa di simulare l’inserimento dei valori ambientali rilevati dai sensori nel database utilizzando dei </w:t>
        </w:r>
        <w:proofErr w:type="spellStart"/>
        <w:r>
          <w:rPr>
            <w:rFonts w:ascii="Arial" w:hAnsi="Arial" w:cs="Arial"/>
            <w:sz w:val="24"/>
            <w:szCs w:val="24"/>
            <w:lang w:val="it-IT"/>
          </w:rPr>
          <w:t>t</w:t>
        </w:r>
      </w:ins>
      <w:ins w:id="2137" w:author="Stefano Florio" w:date="2019-01-20T22:40:00Z">
        <w:r>
          <w:rPr>
            <w:rFonts w:ascii="Arial" w:hAnsi="Arial" w:cs="Arial"/>
            <w:sz w:val="24"/>
            <w:szCs w:val="24"/>
            <w:lang w:val="it-IT"/>
          </w:rPr>
          <w:t>hread</w:t>
        </w:r>
        <w:proofErr w:type="spellEnd"/>
        <w:r>
          <w:rPr>
            <w:rFonts w:ascii="Arial" w:hAnsi="Arial" w:cs="Arial"/>
            <w:sz w:val="24"/>
            <w:szCs w:val="24"/>
            <w:lang w:val="it-IT"/>
          </w:rPr>
          <w:t xml:space="preserve"> che vengono eseguiti in un tempo che varia a seconda della priorità a lui associata (come descritto in</w:t>
        </w:r>
      </w:ins>
      <w:ins w:id="2138" w:author="Stefano Florio" w:date="2019-01-20T22:41:00Z">
        <w:r>
          <w:rPr>
            <w:rFonts w:ascii="Arial" w:hAnsi="Arial" w:cs="Arial"/>
            <w:sz w:val="24"/>
            <w:szCs w:val="24"/>
            <w:lang w:val="it-IT"/>
          </w:rPr>
          <w:t xml:space="preserve"> A.4: ASSUMPTIONS</w:t>
        </w:r>
      </w:ins>
      <w:ins w:id="2139" w:author="Stefano Florio" w:date="2019-01-20T22:40:00Z">
        <w:r>
          <w:rPr>
            <w:rFonts w:ascii="Arial" w:hAnsi="Arial" w:cs="Arial"/>
            <w:sz w:val="24"/>
            <w:szCs w:val="24"/>
            <w:lang w:val="it-IT"/>
          </w:rPr>
          <w:t>)</w:t>
        </w:r>
      </w:ins>
      <w:ins w:id="2140" w:author="Stefano Florio" w:date="2019-01-20T22:41:00Z">
        <w:r>
          <w:rPr>
            <w:rFonts w:ascii="Arial" w:hAnsi="Arial" w:cs="Arial"/>
            <w:sz w:val="24"/>
            <w:szCs w:val="24"/>
            <w:lang w:val="it-IT"/>
          </w:rPr>
          <w:t>.</w:t>
        </w:r>
      </w:ins>
    </w:p>
    <w:p w:rsidR="00B822DB" w:rsidRDefault="00B822DB" w:rsidP="00B822DB">
      <w:pPr>
        <w:pStyle w:val="Paragrafoelenco"/>
        <w:shd w:val="clear" w:color="auto" w:fill="FFFFFF"/>
        <w:rPr>
          <w:ins w:id="2141" w:author="Stefano Florio" w:date="2019-01-20T22:41:00Z"/>
          <w:rFonts w:ascii="Arial" w:hAnsi="Arial" w:cs="Arial"/>
          <w:sz w:val="24"/>
          <w:szCs w:val="24"/>
          <w:lang w:val="it-IT"/>
        </w:rPr>
      </w:pPr>
    </w:p>
    <w:p w:rsidR="00B822DB" w:rsidRPr="00830C6E" w:rsidRDefault="00B822DB" w:rsidP="00B822DB">
      <w:pPr>
        <w:pStyle w:val="Paragrafoelenco"/>
        <w:shd w:val="clear" w:color="auto" w:fill="FFFFFF"/>
        <w:rPr>
          <w:ins w:id="2142" w:author="Stefano Florio" w:date="2019-01-20T21:36:00Z"/>
          <w:rFonts w:ascii="Arial" w:hAnsi="Arial" w:cs="Arial"/>
          <w:sz w:val="24"/>
          <w:szCs w:val="24"/>
          <w:lang w:val="it-IT"/>
          <w:rPrChange w:id="2143" w:author="Stefano Florio" w:date="2019-01-20T21:36:00Z">
            <w:rPr>
              <w:ins w:id="2144" w:author="Stefano Florio" w:date="2019-01-20T21:36:00Z"/>
              <w:rFonts w:ascii="Arial" w:hAnsi="Arial" w:cs="Arial"/>
              <w:sz w:val="24"/>
              <w:szCs w:val="24"/>
            </w:rPr>
          </w:rPrChange>
        </w:rPr>
        <w:pPrChange w:id="2145" w:author="Stefano Florio" w:date="2019-01-20T22:37:00Z">
          <w:pPr>
            <w:pStyle w:val="Paragrafoelenco"/>
            <w:shd w:val="clear" w:color="auto" w:fill="FFFFFF"/>
          </w:pPr>
        </w:pPrChange>
      </w:pPr>
    </w:p>
    <w:p w:rsidR="00DE1224" w:rsidRPr="00830C6E" w:rsidRDefault="00DE1224" w:rsidP="00DE1224">
      <w:pPr>
        <w:rPr>
          <w:lang w:val="it-IT"/>
          <w:rPrChange w:id="2146" w:author="Stefano Florio" w:date="2019-01-20T21:32:00Z">
            <w:rPr/>
          </w:rPrChange>
        </w:rPr>
      </w:pPr>
    </w:p>
    <w:sectPr w:rsidR="00DE1224" w:rsidRPr="00830C6E" w:rsidSect="00DB7968">
      <w:headerReference w:type="default" r:id="rId21"/>
      <w:footerReference w:type="default" r:id="rId22"/>
      <w:headerReference w:type="first" r:id="rId23"/>
      <w:pgSz w:w="12240" w:h="15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7999" w:rsidRDefault="00DC7999" w:rsidP="00803511">
      <w:r>
        <w:separator/>
      </w:r>
    </w:p>
  </w:endnote>
  <w:endnote w:type="continuationSeparator" w:id="0">
    <w:p w:rsidR="00DC7999" w:rsidRDefault="00DC7999" w:rsidP="008035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04"/>
      <w:gridCol w:w="7736"/>
    </w:tblGrid>
    <w:tr w:rsidR="00B21DD8">
      <w:tc>
        <w:tcPr>
          <w:tcW w:w="918" w:type="dxa"/>
          <w:tcBorders>
            <w:top w:val="single" w:sz="18" w:space="0" w:color="808080" w:themeColor="background1" w:themeShade="80"/>
          </w:tcBorders>
        </w:tcPr>
        <w:p w:rsidR="00B21DD8" w:rsidRDefault="00B21DD8">
          <w:pPr>
            <w:pStyle w:val="Pidipagina"/>
            <w:jc w:val="right"/>
            <w:rPr>
              <w:b/>
              <w:color w:val="4F81BD" w:themeColor="accent1"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Pr="00D85634">
            <w:rPr>
              <w:b/>
              <w:noProof/>
              <w:color w:val="4F81BD" w:themeColor="accent1"/>
              <w:sz w:val="32"/>
              <w:szCs w:val="32"/>
            </w:rPr>
            <w:t>2</w:t>
          </w:r>
          <w:r>
            <w:fldChar w:fldCharType="end"/>
          </w:r>
        </w:p>
      </w:tc>
      <w:tc>
        <w:tcPr>
          <w:tcW w:w="7938" w:type="dxa"/>
          <w:tcBorders>
            <w:top w:val="single" w:sz="18" w:space="0" w:color="808080" w:themeColor="background1" w:themeShade="80"/>
          </w:tcBorders>
        </w:tcPr>
        <w:p w:rsidR="00B21DD8" w:rsidRDefault="00B21DD8" w:rsidP="00BD00FA">
          <w:pPr>
            <w:pStyle w:val="Testonotaapidipagina"/>
          </w:pPr>
        </w:p>
      </w:tc>
    </w:tr>
  </w:tbl>
  <w:p w:rsidR="00B21DD8" w:rsidRDefault="00B21DD8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7999" w:rsidRDefault="00DC7999" w:rsidP="00803511">
      <w:r>
        <w:separator/>
      </w:r>
    </w:p>
  </w:footnote>
  <w:footnote w:type="continuationSeparator" w:id="0">
    <w:p w:rsidR="00DC7999" w:rsidRDefault="00DC7999" w:rsidP="008035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85"/>
      <w:gridCol w:w="2055"/>
    </w:tblGrid>
    <w:tr w:rsidR="00B21DD8" w:rsidTr="003C0719">
      <w:trPr>
        <w:trHeight w:val="288"/>
      </w:trPr>
      <w:tc>
        <w:tcPr>
          <w:tcW w:w="6778" w:type="dxa"/>
          <w:tcBorders>
            <w:bottom w:val="single" w:sz="18" w:space="0" w:color="808080" w:themeColor="background1" w:themeShade="80"/>
          </w:tcBorders>
        </w:tcPr>
        <w:p w:rsidR="00B21DD8" w:rsidRDefault="00B21DD8" w:rsidP="00D139F5">
          <w:pPr>
            <w:pStyle w:val="Intestazione"/>
            <w:jc w:val="right"/>
            <w:rPr>
              <w:rFonts w:asciiTheme="majorHAnsi" w:eastAsiaTheme="majorEastAsia" w:hAnsiTheme="majorHAnsi"/>
              <w:sz w:val="36"/>
              <w:szCs w:val="36"/>
            </w:rPr>
          </w:pPr>
          <w:r>
            <w:rPr>
              <w:rFonts w:asciiTheme="majorHAnsi" w:eastAsiaTheme="majorEastAsia" w:hAnsiTheme="majorHAnsi"/>
              <w:sz w:val="36"/>
              <w:szCs w:val="36"/>
              <w:lang w:val="it-IT"/>
            </w:rPr>
            <w:t xml:space="preserve">SE </w:t>
          </w:r>
          <w:proofErr w:type="spellStart"/>
          <w:r>
            <w:rPr>
              <w:rFonts w:asciiTheme="majorHAnsi" w:eastAsiaTheme="majorEastAsia" w:hAnsiTheme="majorHAnsi"/>
              <w:sz w:val="36"/>
              <w:szCs w:val="36"/>
              <w:lang w:val="it-IT"/>
            </w:rPr>
            <w:t>course</w:t>
          </w:r>
          <w:proofErr w:type="spellEnd"/>
          <w:r>
            <w:rPr>
              <w:rFonts w:asciiTheme="majorHAnsi" w:eastAsiaTheme="majorEastAsia" w:hAnsiTheme="majorHAnsi"/>
              <w:sz w:val="36"/>
              <w:szCs w:val="36"/>
              <w:lang w:val="it-IT"/>
            </w:rPr>
            <w:t xml:space="preserve"> – Deliverables</w:t>
          </w:r>
        </w:p>
      </w:tc>
      <w:tc>
        <w:tcPr>
          <w:tcW w:w="2092" w:type="dxa"/>
          <w:tcBorders>
            <w:bottom w:val="single" w:sz="18" w:space="0" w:color="808080" w:themeColor="background1" w:themeShade="80"/>
          </w:tcBorders>
        </w:tcPr>
        <w:p w:rsidR="00B21DD8" w:rsidRPr="00D85634" w:rsidRDefault="00B21DD8" w:rsidP="00D85634">
          <w:pPr>
            <w:pStyle w:val="Intestazione"/>
            <w:rPr>
              <w:rFonts w:asciiTheme="majorHAnsi" w:eastAsiaTheme="majorEastAsia" w:hAnsiTheme="majorHAnsi"/>
              <w:b/>
              <w:bCs/>
              <w:sz w:val="36"/>
              <w:szCs w:val="36"/>
            </w:rPr>
          </w:pPr>
          <w:r>
            <w:rPr>
              <w:rFonts w:asciiTheme="majorHAnsi" w:eastAsiaTheme="majorEastAsia" w:hAnsiTheme="majorHAnsi"/>
              <w:b/>
              <w:bCs/>
              <w:sz w:val="36"/>
              <w:szCs w:val="36"/>
            </w:rPr>
            <w:t>2018-2019</w:t>
          </w:r>
        </w:p>
      </w:tc>
    </w:tr>
  </w:tbl>
  <w:p w:rsidR="00B21DD8" w:rsidRDefault="00B21DD8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18" w:space="0" w:color="808080"/>
        <w:insideV w:val="single" w:sz="18" w:space="0" w:color="8080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85"/>
      <w:gridCol w:w="2055"/>
    </w:tblGrid>
    <w:tr w:rsidR="00B21DD8" w:rsidTr="003C0719">
      <w:trPr>
        <w:trHeight w:val="288"/>
      </w:trPr>
      <w:tc>
        <w:tcPr>
          <w:tcW w:w="6778" w:type="dxa"/>
          <w:tcBorders>
            <w:bottom w:val="single" w:sz="18" w:space="0" w:color="808080"/>
          </w:tcBorders>
        </w:tcPr>
        <w:p w:rsidR="00B21DD8" w:rsidRPr="00DB7968" w:rsidRDefault="00B21DD8" w:rsidP="00D139F5">
          <w:pPr>
            <w:pStyle w:val="Intestazione"/>
            <w:jc w:val="right"/>
            <w:rPr>
              <w:rFonts w:ascii="Cambria" w:hAnsi="Cambria"/>
              <w:sz w:val="36"/>
              <w:szCs w:val="36"/>
            </w:rPr>
          </w:pPr>
          <w:r>
            <w:rPr>
              <w:rFonts w:ascii="Cambria" w:hAnsi="Cambria"/>
              <w:sz w:val="36"/>
              <w:szCs w:val="36"/>
              <w:lang w:val="it-IT"/>
            </w:rPr>
            <w:t xml:space="preserve">SE </w:t>
          </w:r>
          <w:proofErr w:type="spellStart"/>
          <w:r>
            <w:rPr>
              <w:rFonts w:ascii="Cambria" w:hAnsi="Cambria"/>
              <w:sz w:val="36"/>
              <w:szCs w:val="36"/>
              <w:lang w:val="it-IT"/>
            </w:rPr>
            <w:t>course</w:t>
          </w:r>
          <w:proofErr w:type="spellEnd"/>
          <w:r w:rsidRPr="00DB7968">
            <w:rPr>
              <w:rFonts w:ascii="Cambria" w:hAnsi="Cambria"/>
              <w:sz w:val="36"/>
              <w:szCs w:val="36"/>
              <w:lang w:val="it-IT"/>
            </w:rPr>
            <w:t xml:space="preserve"> –</w:t>
          </w:r>
          <w:r>
            <w:rPr>
              <w:rFonts w:ascii="Cambria" w:hAnsi="Cambria"/>
              <w:sz w:val="36"/>
              <w:szCs w:val="36"/>
              <w:lang w:val="it-IT"/>
            </w:rPr>
            <w:t>Deliverables</w:t>
          </w:r>
        </w:p>
      </w:tc>
      <w:tc>
        <w:tcPr>
          <w:tcW w:w="2092" w:type="dxa"/>
          <w:tcBorders>
            <w:bottom w:val="single" w:sz="18" w:space="0" w:color="808080"/>
          </w:tcBorders>
        </w:tcPr>
        <w:p w:rsidR="00B21DD8" w:rsidRPr="00DB7968" w:rsidRDefault="00B21DD8" w:rsidP="00BD56BD">
          <w:pPr>
            <w:pStyle w:val="Intestazione"/>
            <w:rPr>
              <w:rFonts w:ascii="Cambria" w:hAnsi="Cambria"/>
              <w:b/>
              <w:bCs/>
              <w:color w:val="4F81BD"/>
              <w:sz w:val="36"/>
              <w:szCs w:val="36"/>
            </w:rPr>
          </w:pPr>
          <w:r w:rsidRPr="00DB7968">
            <w:rPr>
              <w:rFonts w:ascii="Cambria" w:hAnsi="Cambria"/>
              <w:b/>
              <w:bCs/>
              <w:sz w:val="36"/>
              <w:szCs w:val="36"/>
            </w:rPr>
            <w:t>201</w:t>
          </w:r>
          <w:r>
            <w:rPr>
              <w:rFonts w:ascii="Cambria" w:hAnsi="Cambria"/>
              <w:b/>
              <w:bCs/>
              <w:sz w:val="36"/>
              <w:szCs w:val="36"/>
            </w:rPr>
            <w:t>8-2019</w:t>
          </w:r>
        </w:p>
      </w:tc>
    </w:tr>
  </w:tbl>
  <w:p w:rsidR="00B21DD8" w:rsidRDefault="00B21DD8" w:rsidP="00DB7968">
    <w:pPr>
      <w:pStyle w:val="Intestazione"/>
    </w:pPr>
  </w:p>
  <w:p w:rsidR="00B21DD8" w:rsidRPr="00DB7968" w:rsidRDefault="00B21DD8" w:rsidP="00DB7968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A2D43D14"/>
    <w:lvl w:ilvl="0">
      <w:numFmt w:val="bullet"/>
      <w:lvlText w:val="*"/>
      <w:lvlJc w:val="left"/>
    </w:lvl>
  </w:abstractNum>
  <w:abstractNum w:abstractNumId="1" w15:restartNumberingAfterBreak="0">
    <w:nsid w:val="00000002"/>
    <w:multiLevelType w:val="singleLevel"/>
    <w:tmpl w:val="00000002"/>
    <w:name w:val="WW8Num15"/>
    <w:lvl w:ilvl="0">
      <w:start w:val="1"/>
      <w:numFmt w:val="bullet"/>
      <w:lvlText w:val=""/>
      <w:lvlJc w:val="left"/>
      <w:pPr>
        <w:tabs>
          <w:tab w:val="num" w:pos="0"/>
        </w:tabs>
      </w:pPr>
      <w:rPr>
        <w:rFonts w:ascii="Symbol" w:hAnsi="Symbol"/>
      </w:rPr>
    </w:lvl>
  </w:abstractNum>
  <w:abstractNum w:abstractNumId="2" w15:restartNumberingAfterBreak="0">
    <w:nsid w:val="01BD5B21"/>
    <w:multiLevelType w:val="hybridMultilevel"/>
    <w:tmpl w:val="D652B1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32605D"/>
    <w:multiLevelType w:val="hybridMultilevel"/>
    <w:tmpl w:val="2FBED62C"/>
    <w:lvl w:ilvl="0" w:tplc="04100005">
      <w:start w:val="1"/>
      <w:numFmt w:val="bullet"/>
      <w:lvlText w:val=""/>
      <w:lvlJc w:val="left"/>
      <w:pPr>
        <w:ind w:left="77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02E06F64"/>
    <w:multiLevelType w:val="hybridMultilevel"/>
    <w:tmpl w:val="615A2C7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06A526A0"/>
    <w:multiLevelType w:val="multilevel"/>
    <w:tmpl w:val="AD72A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366089"/>
    <w:multiLevelType w:val="hybridMultilevel"/>
    <w:tmpl w:val="6F0C8F90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902B0E"/>
    <w:multiLevelType w:val="hybridMultilevel"/>
    <w:tmpl w:val="F42CE49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2B770D"/>
    <w:multiLevelType w:val="hybridMultilevel"/>
    <w:tmpl w:val="801AD0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BBD0144"/>
    <w:multiLevelType w:val="hybridMultilevel"/>
    <w:tmpl w:val="88DE1064"/>
    <w:lvl w:ilvl="0" w:tplc="9174A2EA">
      <w:start w:val="1"/>
      <w:numFmt w:val="upperLetter"/>
      <w:lvlText w:val="%1."/>
      <w:lvlJc w:val="left"/>
      <w:pPr>
        <w:ind w:left="924" w:hanging="564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0E0639F9"/>
    <w:multiLevelType w:val="hybridMultilevel"/>
    <w:tmpl w:val="8C5AFB6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033E28"/>
    <w:multiLevelType w:val="hybridMultilevel"/>
    <w:tmpl w:val="A31E45C0"/>
    <w:lvl w:ilvl="0" w:tplc="BF769B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583A53"/>
    <w:multiLevelType w:val="hybridMultilevel"/>
    <w:tmpl w:val="ACA6D4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FC4764"/>
    <w:multiLevelType w:val="hybridMultilevel"/>
    <w:tmpl w:val="D1CE47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A35A5D"/>
    <w:multiLevelType w:val="hybridMultilevel"/>
    <w:tmpl w:val="3DD22412"/>
    <w:lvl w:ilvl="0" w:tplc="12884DDA">
      <w:start w:val="1"/>
      <w:numFmt w:val="decimal"/>
      <w:lvlText w:val="%1."/>
      <w:lvlJc w:val="left"/>
      <w:pPr>
        <w:ind w:left="1080" w:hanging="72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1F466F38"/>
    <w:multiLevelType w:val="hybridMultilevel"/>
    <w:tmpl w:val="0652BE5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7B3DE5"/>
    <w:multiLevelType w:val="hybridMultilevel"/>
    <w:tmpl w:val="978EB2A0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6B692B"/>
    <w:multiLevelType w:val="multilevel"/>
    <w:tmpl w:val="AD72A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F858CE"/>
    <w:multiLevelType w:val="hybridMultilevel"/>
    <w:tmpl w:val="7F2E9BA0"/>
    <w:lvl w:ilvl="0" w:tplc="9DEA904E">
      <w:numFmt w:val="bullet"/>
      <w:lvlText w:val="-"/>
      <w:lvlJc w:val="left"/>
      <w:pPr>
        <w:ind w:left="1080" w:hanging="360"/>
      </w:pPr>
      <w:rPr>
        <w:rFonts w:ascii="Arial" w:eastAsia="Times New Roman" w:hAnsi="Aria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7F479B8"/>
    <w:multiLevelType w:val="hybridMultilevel"/>
    <w:tmpl w:val="AD72A3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B6456D"/>
    <w:multiLevelType w:val="hybridMultilevel"/>
    <w:tmpl w:val="5380B81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D7230AD"/>
    <w:multiLevelType w:val="hybridMultilevel"/>
    <w:tmpl w:val="4E2A0CF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DAB23A7"/>
    <w:multiLevelType w:val="multilevel"/>
    <w:tmpl w:val="AD72A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1054577"/>
    <w:multiLevelType w:val="hybridMultilevel"/>
    <w:tmpl w:val="5F64E7E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2F23921"/>
    <w:multiLevelType w:val="hybridMultilevel"/>
    <w:tmpl w:val="D89467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E1B4F9E"/>
    <w:multiLevelType w:val="multilevel"/>
    <w:tmpl w:val="5ED0D038"/>
    <w:lvl w:ilvl="0">
      <w:start w:val="1"/>
      <w:numFmt w:val="decimal"/>
      <w:lvlText w:val="%1"/>
      <w:lvlJc w:val="left"/>
      <w:pPr>
        <w:tabs>
          <w:tab w:val="num" w:pos="450"/>
        </w:tabs>
        <w:ind w:left="450" w:hanging="45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450"/>
        </w:tabs>
        <w:ind w:left="450" w:hanging="45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26" w15:restartNumberingAfterBreak="0">
    <w:nsid w:val="3FC81A3C"/>
    <w:multiLevelType w:val="hybridMultilevel"/>
    <w:tmpl w:val="A3C8C2A0"/>
    <w:lvl w:ilvl="0" w:tplc="2A70631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F449FA"/>
    <w:multiLevelType w:val="hybridMultilevel"/>
    <w:tmpl w:val="A1C453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3E4647"/>
    <w:multiLevelType w:val="hybridMultilevel"/>
    <w:tmpl w:val="92401DB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AB1FF7"/>
    <w:multiLevelType w:val="hybridMultilevel"/>
    <w:tmpl w:val="3DD22412"/>
    <w:lvl w:ilvl="0" w:tplc="12884DDA">
      <w:start w:val="1"/>
      <w:numFmt w:val="decimal"/>
      <w:lvlText w:val="%1."/>
      <w:lvlJc w:val="left"/>
      <w:pPr>
        <w:ind w:left="1080" w:hanging="72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 w15:restartNumberingAfterBreak="0">
    <w:nsid w:val="4FD85C37"/>
    <w:multiLevelType w:val="hybridMultilevel"/>
    <w:tmpl w:val="26B08224"/>
    <w:lvl w:ilvl="0" w:tplc="5920ADC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975E68"/>
    <w:multiLevelType w:val="hybridMultilevel"/>
    <w:tmpl w:val="3DD22412"/>
    <w:lvl w:ilvl="0" w:tplc="12884DDA">
      <w:start w:val="1"/>
      <w:numFmt w:val="decimal"/>
      <w:lvlText w:val="%1."/>
      <w:lvlJc w:val="left"/>
      <w:pPr>
        <w:ind w:left="1080" w:hanging="72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2" w15:restartNumberingAfterBreak="0">
    <w:nsid w:val="52582FBD"/>
    <w:multiLevelType w:val="hybridMultilevel"/>
    <w:tmpl w:val="20D85F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5C0962"/>
    <w:multiLevelType w:val="hybridMultilevel"/>
    <w:tmpl w:val="2ED61AD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6F64AF"/>
    <w:multiLevelType w:val="hybridMultilevel"/>
    <w:tmpl w:val="2A9C29E2"/>
    <w:lvl w:ilvl="0" w:tplc="BF769B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BD611B"/>
    <w:multiLevelType w:val="hybridMultilevel"/>
    <w:tmpl w:val="41C6DC7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6" w15:restartNumberingAfterBreak="0">
    <w:nsid w:val="5CBB47F3"/>
    <w:multiLevelType w:val="hybridMultilevel"/>
    <w:tmpl w:val="F4A4F9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FE6BC1"/>
    <w:multiLevelType w:val="multilevel"/>
    <w:tmpl w:val="AD72A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7E0C64"/>
    <w:multiLevelType w:val="hybridMultilevel"/>
    <w:tmpl w:val="1526949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FB6095"/>
    <w:multiLevelType w:val="hybridMultilevel"/>
    <w:tmpl w:val="3DD22412"/>
    <w:lvl w:ilvl="0" w:tplc="12884DDA">
      <w:start w:val="1"/>
      <w:numFmt w:val="decimal"/>
      <w:lvlText w:val="%1."/>
      <w:lvlJc w:val="left"/>
      <w:pPr>
        <w:ind w:left="1080" w:hanging="72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0" w15:restartNumberingAfterBreak="0">
    <w:nsid w:val="685C6787"/>
    <w:multiLevelType w:val="hybridMultilevel"/>
    <w:tmpl w:val="F1165D6A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DF12B4"/>
    <w:multiLevelType w:val="multilevel"/>
    <w:tmpl w:val="5ED0D038"/>
    <w:lvl w:ilvl="0">
      <w:start w:val="1"/>
      <w:numFmt w:val="decimal"/>
      <w:lvlText w:val="%1"/>
      <w:lvlJc w:val="left"/>
      <w:pPr>
        <w:tabs>
          <w:tab w:val="num" w:pos="450"/>
        </w:tabs>
        <w:ind w:left="450" w:hanging="45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450"/>
        </w:tabs>
        <w:ind w:left="450" w:hanging="45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42" w15:restartNumberingAfterBreak="0">
    <w:nsid w:val="6F3466B3"/>
    <w:multiLevelType w:val="hybridMultilevel"/>
    <w:tmpl w:val="ED9E7AC4"/>
    <w:lvl w:ilvl="0" w:tplc="50FC4E78">
      <w:start w:val="1"/>
      <w:numFmt w:val="bullet"/>
      <w:lvlText w:val=""/>
      <w:lvlJc w:val="left"/>
      <w:pPr>
        <w:tabs>
          <w:tab w:val="num" w:pos="0"/>
        </w:tabs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FF26AD5"/>
    <w:multiLevelType w:val="hybridMultilevel"/>
    <w:tmpl w:val="3DD22412"/>
    <w:lvl w:ilvl="0" w:tplc="12884DDA">
      <w:start w:val="1"/>
      <w:numFmt w:val="decimal"/>
      <w:lvlText w:val="%1."/>
      <w:lvlJc w:val="left"/>
      <w:pPr>
        <w:ind w:left="1080" w:hanging="72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4" w15:restartNumberingAfterBreak="0">
    <w:nsid w:val="70733028"/>
    <w:multiLevelType w:val="hybridMultilevel"/>
    <w:tmpl w:val="31C83090"/>
    <w:lvl w:ilvl="0" w:tplc="BF769B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222440E"/>
    <w:multiLevelType w:val="hybridMultilevel"/>
    <w:tmpl w:val="A8A655B2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3B1304F"/>
    <w:multiLevelType w:val="multilevel"/>
    <w:tmpl w:val="F5984D8E"/>
    <w:lvl w:ilvl="0">
      <w:start w:val="1"/>
      <w:numFmt w:val="decimal"/>
      <w:lvlText w:val="%1."/>
      <w:lvlJc w:val="left"/>
      <w:pPr>
        <w:ind w:left="1080" w:hanging="72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="Times New Roman" w:hint="default"/>
      </w:rPr>
    </w:lvl>
  </w:abstractNum>
  <w:abstractNum w:abstractNumId="47" w15:restartNumberingAfterBreak="0">
    <w:nsid w:val="758A721A"/>
    <w:multiLevelType w:val="hybridMultilevel"/>
    <w:tmpl w:val="0A2C7A1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8" w15:restartNumberingAfterBreak="0">
    <w:nsid w:val="75A47614"/>
    <w:multiLevelType w:val="hybridMultilevel"/>
    <w:tmpl w:val="E70A237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E0C5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A61F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261A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F824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30C0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8A8B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7EA3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B8FA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A3D49F6"/>
    <w:multiLevelType w:val="multilevel"/>
    <w:tmpl w:val="AD72A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D3833A5"/>
    <w:multiLevelType w:val="hybridMultilevel"/>
    <w:tmpl w:val="425A04B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5"/>
  </w:num>
  <w:num w:numId="3">
    <w:abstractNumId w:val="10"/>
  </w:num>
  <w:num w:numId="4">
    <w:abstractNumId w:val="22"/>
  </w:num>
  <w:num w:numId="5">
    <w:abstractNumId w:val="40"/>
  </w:num>
  <w:num w:numId="6">
    <w:abstractNumId w:val="49"/>
  </w:num>
  <w:num w:numId="7">
    <w:abstractNumId w:val="16"/>
  </w:num>
  <w:num w:numId="8">
    <w:abstractNumId w:val="37"/>
  </w:num>
  <w:num w:numId="9">
    <w:abstractNumId w:val="6"/>
  </w:num>
  <w:num w:numId="10">
    <w:abstractNumId w:val="17"/>
  </w:num>
  <w:num w:numId="11">
    <w:abstractNumId w:val="45"/>
  </w:num>
  <w:num w:numId="12">
    <w:abstractNumId w:val="41"/>
  </w:num>
  <w:num w:numId="13">
    <w:abstractNumId w:val="25"/>
  </w:num>
  <w:num w:numId="14">
    <w:abstractNumId w:val="46"/>
  </w:num>
  <w:num w:numId="15">
    <w:abstractNumId w:val="43"/>
  </w:num>
  <w:num w:numId="16">
    <w:abstractNumId w:val="39"/>
  </w:num>
  <w:num w:numId="17">
    <w:abstractNumId w:val="29"/>
  </w:num>
  <w:num w:numId="18">
    <w:abstractNumId w:val="14"/>
  </w:num>
  <w:num w:numId="19">
    <w:abstractNumId w:val="31"/>
  </w:num>
  <w:num w:numId="20">
    <w:abstractNumId w:val="28"/>
  </w:num>
  <w:num w:numId="21">
    <w:abstractNumId w:val="3"/>
  </w:num>
  <w:num w:numId="22">
    <w:abstractNumId w:val="7"/>
  </w:num>
  <w:num w:numId="23">
    <w:abstractNumId w:val="20"/>
  </w:num>
  <w:num w:numId="24">
    <w:abstractNumId w:val="23"/>
  </w:num>
  <w:num w:numId="25">
    <w:abstractNumId w:val="1"/>
  </w:num>
  <w:num w:numId="26">
    <w:abstractNumId w:val="42"/>
  </w:num>
  <w:num w:numId="27">
    <w:abstractNumId w:val="21"/>
  </w:num>
  <w:num w:numId="28">
    <w:abstractNumId w:val="15"/>
  </w:num>
  <w:num w:numId="29">
    <w:abstractNumId w:val="38"/>
  </w:num>
  <w:num w:numId="30">
    <w:abstractNumId w:val="4"/>
  </w:num>
  <w:num w:numId="31">
    <w:abstractNumId w:val="33"/>
  </w:num>
  <w:num w:numId="32">
    <w:abstractNumId w:val="48"/>
  </w:num>
  <w:num w:numId="33">
    <w:abstractNumId w:val="50"/>
  </w:num>
  <w:num w:numId="34">
    <w:abstractNumId w:val="30"/>
  </w:num>
  <w:num w:numId="35">
    <w:abstractNumId w:val="9"/>
  </w:num>
  <w:num w:numId="36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37">
    <w:abstractNumId w:val="34"/>
  </w:num>
  <w:num w:numId="38">
    <w:abstractNumId w:val="44"/>
  </w:num>
  <w:num w:numId="39">
    <w:abstractNumId w:val="8"/>
  </w:num>
  <w:num w:numId="40">
    <w:abstractNumId w:val="32"/>
  </w:num>
  <w:num w:numId="41">
    <w:abstractNumId w:val="2"/>
  </w:num>
  <w:num w:numId="42">
    <w:abstractNumId w:val="36"/>
  </w:num>
  <w:num w:numId="43">
    <w:abstractNumId w:val="11"/>
  </w:num>
  <w:num w:numId="44">
    <w:abstractNumId w:val="13"/>
  </w:num>
  <w:num w:numId="45">
    <w:abstractNumId w:val="18"/>
  </w:num>
  <w:num w:numId="46">
    <w:abstractNumId w:val="12"/>
  </w:num>
  <w:num w:numId="47">
    <w:abstractNumId w:val="47"/>
  </w:num>
  <w:num w:numId="48">
    <w:abstractNumId w:val="27"/>
  </w:num>
  <w:num w:numId="49">
    <w:abstractNumId w:val="35"/>
  </w:num>
  <w:num w:numId="50">
    <w:abstractNumId w:val="24"/>
  </w:num>
  <w:num w:numId="51">
    <w:abstractNumId w:val="26"/>
  </w:num>
  <w:numIdMacAtCleanup w:val="5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Enrico Monte">
    <w15:presenceInfo w15:providerId="AD" w15:userId="S::enrico.monte@student.univaq.it::0cc917ac-9405-4827-b66c-9c3e3fa453d7"/>
  </w15:person>
  <w15:person w15:author="Stefano Florio">
    <w15:presenceInfo w15:providerId="Windows Live" w15:userId="e4fc607a5ee00ac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B01"/>
    <w:rsid w:val="00006B80"/>
    <w:rsid w:val="000157E0"/>
    <w:rsid w:val="00015ABF"/>
    <w:rsid w:val="0002750D"/>
    <w:rsid w:val="00043250"/>
    <w:rsid w:val="00050B77"/>
    <w:rsid w:val="00051B2D"/>
    <w:rsid w:val="00054CB8"/>
    <w:rsid w:val="00072E56"/>
    <w:rsid w:val="000779BA"/>
    <w:rsid w:val="00082B1B"/>
    <w:rsid w:val="00083AF4"/>
    <w:rsid w:val="00087448"/>
    <w:rsid w:val="00093B2D"/>
    <w:rsid w:val="0009471B"/>
    <w:rsid w:val="000A01C4"/>
    <w:rsid w:val="000A09DE"/>
    <w:rsid w:val="000A1576"/>
    <w:rsid w:val="000A7BD8"/>
    <w:rsid w:val="000C06A8"/>
    <w:rsid w:val="000C2290"/>
    <w:rsid w:val="000D0196"/>
    <w:rsid w:val="000D4A12"/>
    <w:rsid w:val="000D6A8D"/>
    <w:rsid w:val="000F21E9"/>
    <w:rsid w:val="000F5066"/>
    <w:rsid w:val="001003DC"/>
    <w:rsid w:val="00113028"/>
    <w:rsid w:val="00125CB8"/>
    <w:rsid w:val="00126CAA"/>
    <w:rsid w:val="00146198"/>
    <w:rsid w:val="00151361"/>
    <w:rsid w:val="00151B99"/>
    <w:rsid w:val="00186C7C"/>
    <w:rsid w:val="00193B67"/>
    <w:rsid w:val="00195514"/>
    <w:rsid w:val="001A1571"/>
    <w:rsid w:val="001B0F2E"/>
    <w:rsid w:val="001B1DDA"/>
    <w:rsid w:val="001B2D00"/>
    <w:rsid w:val="001C2D6E"/>
    <w:rsid w:val="001D7AD0"/>
    <w:rsid w:val="001E560B"/>
    <w:rsid w:val="001F5A22"/>
    <w:rsid w:val="001F5AF2"/>
    <w:rsid w:val="00215746"/>
    <w:rsid w:val="002400B0"/>
    <w:rsid w:val="002403E1"/>
    <w:rsid w:val="00240A4A"/>
    <w:rsid w:val="0024158F"/>
    <w:rsid w:val="00247DF0"/>
    <w:rsid w:val="00255583"/>
    <w:rsid w:val="00261CCF"/>
    <w:rsid w:val="00263182"/>
    <w:rsid w:val="00263553"/>
    <w:rsid w:val="00263EFB"/>
    <w:rsid w:val="00267B8F"/>
    <w:rsid w:val="0027072C"/>
    <w:rsid w:val="00281025"/>
    <w:rsid w:val="00284698"/>
    <w:rsid w:val="002926CA"/>
    <w:rsid w:val="002C5AE4"/>
    <w:rsid w:val="002C5B9E"/>
    <w:rsid w:val="002C7E83"/>
    <w:rsid w:val="002F2C04"/>
    <w:rsid w:val="002F4FB7"/>
    <w:rsid w:val="003046D0"/>
    <w:rsid w:val="00305F15"/>
    <w:rsid w:val="003130A9"/>
    <w:rsid w:val="00321800"/>
    <w:rsid w:val="003403C9"/>
    <w:rsid w:val="00342CA3"/>
    <w:rsid w:val="00342F37"/>
    <w:rsid w:val="003511B0"/>
    <w:rsid w:val="003532C0"/>
    <w:rsid w:val="0036087D"/>
    <w:rsid w:val="003612FA"/>
    <w:rsid w:val="00374CA7"/>
    <w:rsid w:val="00377348"/>
    <w:rsid w:val="00382C94"/>
    <w:rsid w:val="0039516E"/>
    <w:rsid w:val="003A0569"/>
    <w:rsid w:val="003C0719"/>
    <w:rsid w:val="003C1370"/>
    <w:rsid w:val="003C2C95"/>
    <w:rsid w:val="003D1F3E"/>
    <w:rsid w:val="003D2B79"/>
    <w:rsid w:val="003F14C9"/>
    <w:rsid w:val="003F2F98"/>
    <w:rsid w:val="003F7E55"/>
    <w:rsid w:val="00407EAD"/>
    <w:rsid w:val="00412357"/>
    <w:rsid w:val="00414173"/>
    <w:rsid w:val="004225FF"/>
    <w:rsid w:val="0042545D"/>
    <w:rsid w:val="004318C3"/>
    <w:rsid w:val="00442B4F"/>
    <w:rsid w:val="00443ACF"/>
    <w:rsid w:val="00443D46"/>
    <w:rsid w:val="00454D8A"/>
    <w:rsid w:val="00471B01"/>
    <w:rsid w:val="0047226A"/>
    <w:rsid w:val="004738E4"/>
    <w:rsid w:val="004820EA"/>
    <w:rsid w:val="004A222D"/>
    <w:rsid w:val="004A2F4C"/>
    <w:rsid w:val="004B5F92"/>
    <w:rsid w:val="004C05A2"/>
    <w:rsid w:val="004D31BE"/>
    <w:rsid w:val="004D4989"/>
    <w:rsid w:val="004F7E6E"/>
    <w:rsid w:val="005042E7"/>
    <w:rsid w:val="00507638"/>
    <w:rsid w:val="00510981"/>
    <w:rsid w:val="00513A1E"/>
    <w:rsid w:val="00515D08"/>
    <w:rsid w:val="005170E5"/>
    <w:rsid w:val="00530F94"/>
    <w:rsid w:val="00532021"/>
    <w:rsid w:val="0054522B"/>
    <w:rsid w:val="00563B14"/>
    <w:rsid w:val="005663DB"/>
    <w:rsid w:val="00582C32"/>
    <w:rsid w:val="005A0A8B"/>
    <w:rsid w:val="005B12E3"/>
    <w:rsid w:val="005C66D9"/>
    <w:rsid w:val="005D310D"/>
    <w:rsid w:val="005D369E"/>
    <w:rsid w:val="005D5A5E"/>
    <w:rsid w:val="005D6D61"/>
    <w:rsid w:val="005E1837"/>
    <w:rsid w:val="005E6F31"/>
    <w:rsid w:val="005F4CCD"/>
    <w:rsid w:val="006135E9"/>
    <w:rsid w:val="00627D9C"/>
    <w:rsid w:val="00631522"/>
    <w:rsid w:val="00634097"/>
    <w:rsid w:val="00647A9F"/>
    <w:rsid w:val="00661830"/>
    <w:rsid w:val="006640A7"/>
    <w:rsid w:val="006750E4"/>
    <w:rsid w:val="00675622"/>
    <w:rsid w:val="00676E33"/>
    <w:rsid w:val="0068189B"/>
    <w:rsid w:val="00685728"/>
    <w:rsid w:val="0069716B"/>
    <w:rsid w:val="006A40C8"/>
    <w:rsid w:val="006C3AF8"/>
    <w:rsid w:val="006D2B66"/>
    <w:rsid w:val="006F2217"/>
    <w:rsid w:val="006F41E8"/>
    <w:rsid w:val="006F76A4"/>
    <w:rsid w:val="00700C34"/>
    <w:rsid w:val="00702B04"/>
    <w:rsid w:val="00711365"/>
    <w:rsid w:val="00711AE8"/>
    <w:rsid w:val="00722924"/>
    <w:rsid w:val="0072742B"/>
    <w:rsid w:val="00752844"/>
    <w:rsid w:val="0075451D"/>
    <w:rsid w:val="0075497C"/>
    <w:rsid w:val="007603E0"/>
    <w:rsid w:val="007700B8"/>
    <w:rsid w:val="007709B6"/>
    <w:rsid w:val="00771AE6"/>
    <w:rsid w:val="007762B7"/>
    <w:rsid w:val="0078169A"/>
    <w:rsid w:val="007A0990"/>
    <w:rsid w:val="007A5EF1"/>
    <w:rsid w:val="007B2EF5"/>
    <w:rsid w:val="007C0F79"/>
    <w:rsid w:val="007D5861"/>
    <w:rsid w:val="00802FCF"/>
    <w:rsid w:val="00803511"/>
    <w:rsid w:val="00806137"/>
    <w:rsid w:val="00810290"/>
    <w:rsid w:val="00812BAE"/>
    <w:rsid w:val="0081601E"/>
    <w:rsid w:val="00820656"/>
    <w:rsid w:val="00825B3D"/>
    <w:rsid w:val="00830C6E"/>
    <w:rsid w:val="00837E2C"/>
    <w:rsid w:val="008465A5"/>
    <w:rsid w:val="00852B59"/>
    <w:rsid w:val="008544DC"/>
    <w:rsid w:val="00855614"/>
    <w:rsid w:val="00881C53"/>
    <w:rsid w:val="008902F8"/>
    <w:rsid w:val="008933B6"/>
    <w:rsid w:val="008A1BC8"/>
    <w:rsid w:val="008A4412"/>
    <w:rsid w:val="008A4DE7"/>
    <w:rsid w:val="008B1DE1"/>
    <w:rsid w:val="008B4FA7"/>
    <w:rsid w:val="008C2141"/>
    <w:rsid w:val="008C64AF"/>
    <w:rsid w:val="008D1070"/>
    <w:rsid w:val="008D19AF"/>
    <w:rsid w:val="008E06DD"/>
    <w:rsid w:val="008E1E31"/>
    <w:rsid w:val="008E4CDE"/>
    <w:rsid w:val="008E582C"/>
    <w:rsid w:val="008F7B36"/>
    <w:rsid w:val="00900B3C"/>
    <w:rsid w:val="0090262F"/>
    <w:rsid w:val="00904376"/>
    <w:rsid w:val="00905FB1"/>
    <w:rsid w:val="00912662"/>
    <w:rsid w:val="009131BF"/>
    <w:rsid w:val="0091609C"/>
    <w:rsid w:val="00917858"/>
    <w:rsid w:val="00930DC1"/>
    <w:rsid w:val="009311D9"/>
    <w:rsid w:val="00934699"/>
    <w:rsid w:val="009403E8"/>
    <w:rsid w:val="009416B2"/>
    <w:rsid w:val="0094511E"/>
    <w:rsid w:val="009462A9"/>
    <w:rsid w:val="00946403"/>
    <w:rsid w:val="00946B10"/>
    <w:rsid w:val="00952A93"/>
    <w:rsid w:val="00957BF5"/>
    <w:rsid w:val="0096349E"/>
    <w:rsid w:val="0098045E"/>
    <w:rsid w:val="009835BD"/>
    <w:rsid w:val="00991D41"/>
    <w:rsid w:val="009A71EE"/>
    <w:rsid w:val="009D4FB4"/>
    <w:rsid w:val="009D59E7"/>
    <w:rsid w:val="009D750B"/>
    <w:rsid w:val="009E5EA0"/>
    <w:rsid w:val="009F18C8"/>
    <w:rsid w:val="009F6F14"/>
    <w:rsid w:val="00A161C0"/>
    <w:rsid w:val="00A26200"/>
    <w:rsid w:val="00A2698A"/>
    <w:rsid w:val="00A36BED"/>
    <w:rsid w:val="00A4119F"/>
    <w:rsid w:val="00A414D2"/>
    <w:rsid w:val="00A418E5"/>
    <w:rsid w:val="00A42A1F"/>
    <w:rsid w:val="00A42FDF"/>
    <w:rsid w:val="00A67260"/>
    <w:rsid w:val="00A7587B"/>
    <w:rsid w:val="00A75C6C"/>
    <w:rsid w:val="00A935BE"/>
    <w:rsid w:val="00A938BA"/>
    <w:rsid w:val="00AC4400"/>
    <w:rsid w:val="00AC5B95"/>
    <w:rsid w:val="00AC6DF4"/>
    <w:rsid w:val="00AD554A"/>
    <w:rsid w:val="00B03715"/>
    <w:rsid w:val="00B15731"/>
    <w:rsid w:val="00B17D1D"/>
    <w:rsid w:val="00B20329"/>
    <w:rsid w:val="00B21DD8"/>
    <w:rsid w:val="00B31665"/>
    <w:rsid w:val="00B50D89"/>
    <w:rsid w:val="00B533FF"/>
    <w:rsid w:val="00B628F4"/>
    <w:rsid w:val="00B70751"/>
    <w:rsid w:val="00B71FE4"/>
    <w:rsid w:val="00B73A94"/>
    <w:rsid w:val="00B74C2E"/>
    <w:rsid w:val="00B822DB"/>
    <w:rsid w:val="00B85819"/>
    <w:rsid w:val="00BA2912"/>
    <w:rsid w:val="00BA3CC6"/>
    <w:rsid w:val="00BA62AC"/>
    <w:rsid w:val="00BB0751"/>
    <w:rsid w:val="00BB29E6"/>
    <w:rsid w:val="00BB52C8"/>
    <w:rsid w:val="00BB61A0"/>
    <w:rsid w:val="00BC0350"/>
    <w:rsid w:val="00BC21ED"/>
    <w:rsid w:val="00BC56DF"/>
    <w:rsid w:val="00BD00FA"/>
    <w:rsid w:val="00BD11D5"/>
    <w:rsid w:val="00BD4C2A"/>
    <w:rsid w:val="00BD56BD"/>
    <w:rsid w:val="00BD5870"/>
    <w:rsid w:val="00BD6C0A"/>
    <w:rsid w:val="00BF218F"/>
    <w:rsid w:val="00BF3E5C"/>
    <w:rsid w:val="00BF620D"/>
    <w:rsid w:val="00C00DDC"/>
    <w:rsid w:val="00C02C14"/>
    <w:rsid w:val="00C10DB2"/>
    <w:rsid w:val="00C118AE"/>
    <w:rsid w:val="00C1496A"/>
    <w:rsid w:val="00C242BA"/>
    <w:rsid w:val="00C303AE"/>
    <w:rsid w:val="00C37553"/>
    <w:rsid w:val="00C37CA0"/>
    <w:rsid w:val="00C4160F"/>
    <w:rsid w:val="00C442B2"/>
    <w:rsid w:val="00C45305"/>
    <w:rsid w:val="00C462D4"/>
    <w:rsid w:val="00C507F1"/>
    <w:rsid w:val="00C757E2"/>
    <w:rsid w:val="00C80C59"/>
    <w:rsid w:val="00C8179D"/>
    <w:rsid w:val="00C902A8"/>
    <w:rsid w:val="00C9668B"/>
    <w:rsid w:val="00C975CD"/>
    <w:rsid w:val="00CA1F25"/>
    <w:rsid w:val="00CA46E5"/>
    <w:rsid w:val="00CC0ECB"/>
    <w:rsid w:val="00CC204E"/>
    <w:rsid w:val="00CC2077"/>
    <w:rsid w:val="00CF3DB8"/>
    <w:rsid w:val="00D13962"/>
    <w:rsid w:val="00D139F5"/>
    <w:rsid w:val="00D30C07"/>
    <w:rsid w:val="00D37BC0"/>
    <w:rsid w:val="00D444AE"/>
    <w:rsid w:val="00D51019"/>
    <w:rsid w:val="00D5526D"/>
    <w:rsid w:val="00D76E9F"/>
    <w:rsid w:val="00D77AC5"/>
    <w:rsid w:val="00D85634"/>
    <w:rsid w:val="00D92318"/>
    <w:rsid w:val="00D96583"/>
    <w:rsid w:val="00DB15C0"/>
    <w:rsid w:val="00DB399C"/>
    <w:rsid w:val="00DB7968"/>
    <w:rsid w:val="00DC46E7"/>
    <w:rsid w:val="00DC7840"/>
    <w:rsid w:val="00DC7999"/>
    <w:rsid w:val="00DD7C24"/>
    <w:rsid w:val="00DE1224"/>
    <w:rsid w:val="00DE2014"/>
    <w:rsid w:val="00DE2928"/>
    <w:rsid w:val="00DE4FD9"/>
    <w:rsid w:val="00DF7A9B"/>
    <w:rsid w:val="00E0268A"/>
    <w:rsid w:val="00E04CD9"/>
    <w:rsid w:val="00E13FFC"/>
    <w:rsid w:val="00E14C6D"/>
    <w:rsid w:val="00E23C26"/>
    <w:rsid w:val="00E37445"/>
    <w:rsid w:val="00E454B8"/>
    <w:rsid w:val="00E4636F"/>
    <w:rsid w:val="00E52F45"/>
    <w:rsid w:val="00E5639C"/>
    <w:rsid w:val="00E60483"/>
    <w:rsid w:val="00E639FA"/>
    <w:rsid w:val="00E727E4"/>
    <w:rsid w:val="00E730DE"/>
    <w:rsid w:val="00E75697"/>
    <w:rsid w:val="00E81B2F"/>
    <w:rsid w:val="00E82EC1"/>
    <w:rsid w:val="00E84FAB"/>
    <w:rsid w:val="00E921D2"/>
    <w:rsid w:val="00E949F3"/>
    <w:rsid w:val="00E94EB8"/>
    <w:rsid w:val="00EA473A"/>
    <w:rsid w:val="00EA6958"/>
    <w:rsid w:val="00EB0ED1"/>
    <w:rsid w:val="00EB4604"/>
    <w:rsid w:val="00EC7A0C"/>
    <w:rsid w:val="00ED0CA0"/>
    <w:rsid w:val="00ED177C"/>
    <w:rsid w:val="00ED25DB"/>
    <w:rsid w:val="00ED46F1"/>
    <w:rsid w:val="00EE0391"/>
    <w:rsid w:val="00EE5B22"/>
    <w:rsid w:val="00EE7BDF"/>
    <w:rsid w:val="00EF4388"/>
    <w:rsid w:val="00EF577A"/>
    <w:rsid w:val="00F06892"/>
    <w:rsid w:val="00F20139"/>
    <w:rsid w:val="00F20E22"/>
    <w:rsid w:val="00F301C0"/>
    <w:rsid w:val="00F3179D"/>
    <w:rsid w:val="00F37280"/>
    <w:rsid w:val="00F4399E"/>
    <w:rsid w:val="00F46A55"/>
    <w:rsid w:val="00F65D77"/>
    <w:rsid w:val="00F716FD"/>
    <w:rsid w:val="00F8035B"/>
    <w:rsid w:val="00F9729A"/>
    <w:rsid w:val="00FB01EB"/>
    <w:rsid w:val="00FB07A4"/>
    <w:rsid w:val="00FB541D"/>
    <w:rsid w:val="00FC3499"/>
    <w:rsid w:val="00FD1639"/>
    <w:rsid w:val="00FE44B3"/>
    <w:rsid w:val="00FF1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2B6B89F"/>
  <w14:defaultImageDpi w14:val="0"/>
  <w15:docId w15:val="{8269712C-9BA0-CC4C-8BAD-09DC8E21E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Normal (Web)" w:uiPriority="0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Pr>
      <w:sz w:val="24"/>
      <w:szCs w:val="24"/>
      <w:lang w:val="en-US" w:eastAsia="en-US"/>
    </w:rPr>
  </w:style>
  <w:style w:type="paragraph" w:styleId="Titolo1">
    <w:name w:val="heading 1"/>
    <w:basedOn w:val="Normale"/>
    <w:next w:val="Normale"/>
    <w:link w:val="Titolo1Carattere"/>
    <w:uiPriority w:val="99"/>
    <w:qFormat/>
    <w:rsid w:val="00B533FF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9"/>
    <w:qFormat/>
    <w:rsid w:val="00ED177C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locked/>
    <w:rPr>
      <w:rFonts w:ascii="Cambria" w:hAnsi="Cambria" w:cs="Times New Roman"/>
      <w:b/>
      <w:bCs/>
      <w:kern w:val="32"/>
      <w:sz w:val="32"/>
      <w:szCs w:val="32"/>
      <w:lang w:val="en-US" w:eastAsia="en-US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locked/>
    <w:rPr>
      <w:rFonts w:ascii="Cambria" w:hAnsi="Cambria" w:cs="Times New Roman"/>
      <w:b/>
      <w:bCs/>
      <w:i/>
      <w:iCs/>
      <w:sz w:val="28"/>
      <w:szCs w:val="28"/>
      <w:lang w:val="en-US" w:eastAsia="en-US"/>
    </w:rPr>
  </w:style>
  <w:style w:type="table" w:styleId="Grigliatabella">
    <w:name w:val="Table Grid"/>
    <w:basedOn w:val="Tabellanormale"/>
    <w:uiPriority w:val="39"/>
    <w:rsid w:val="00471B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uiPriority w:val="99"/>
    <w:rsid w:val="00ED177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US" w:eastAsia="en-US"/>
    </w:rPr>
  </w:style>
  <w:style w:type="paragraph" w:styleId="Intestazione">
    <w:name w:val="header"/>
    <w:basedOn w:val="Normale"/>
    <w:link w:val="IntestazioneCarattere"/>
    <w:uiPriority w:val="99"/>
    <w:unhideWhenUsed/>
    <w:rsid w:val="0080351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locked/>
    <w:rsid w:val="00803511"/>
    <w:rPr>
      <w:rFonts w:cs="Times New Roman"/>
      <w:sz w:val="24"/>
      <w:szCs w:val="24"/>
      <w:lang w:val="en-US" w:eastAsia="en-US"/>
    </w:rPr>
  </w:style>
  <w:style w:type="paragraph" w:styleId="Pidipagina">
    <w:name w:val="footer"/>
    <w:basedOn w:val="Normale"/>
    <w:link w:val="PidipaginaCarattere"/>
    <w:uiPriority w:val="99"/>
    <w:unhideWhenUsed/>
    <w:rsid w:val="0080351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locked/>
    <w:rsid w:val="00803511"/>
    <w:rPr>
      <w:rFonts w:cs="Times New Roman"/>
      <w:sz w:val="24"/>
      <w:szCs w:val="24"/>
      <w:lang w:val="en-US" w:eastAsia="en-US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03511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locked/>
    <w:rsid w:val="00803511"/>
    <w:rPr>
      <w:rFonts w:ascii="Tahoma" w:hAnsi="Tahoma" w:cs="Tahoma"/>
      <w:sz w:val="16"/>
      <w:szCs w:val="16"/>
      <w:lang w:val="en-US" w:eastAsia="en-US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A36BED"/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locked/>
    <w:rsid w:val="00A36BED"/>
    <w:rPr>
      <w:rFonts w:cs="Times New Roman"/>
      <w:lang w:val="en-US" w:eastAsia="en-US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A36BED"/>
    <w:rPr>
      <w:rFonts w:cs="Times New Roman"/>
      <w:vertAlign w:val="superscript"/>
    </w:rPr>
  </w:style>
  <w:style w:type="paragraph" w:styleId="Titolo">
    <w:name w:val="Title"/>
    <w:basedOn w:val="Normale"/>
    <w:next w:val="Normale"/>
    <w:link w:val="TitoloCarattere"/>
    <w:uiPriority w:val="10"/>
    <w:qFormat/>
    <w:rsid w:val="00ED46F1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locked/>
    <w:rsid w:val="00ED46F1"/>
    <w:rPr>
      <w:rFonts w:ascii="Cambria" w:hAnsi="Cambria" w:cs="Times New Roman"/>
      <w:color w:val="17365D"/>
      <w:spacing w:val="5"/>
      <w:kern w:val="28"/>
      <w:sz w:val="52"/>
      <w:szCs w:val="52"/>
      <w:lang w:val="en-US" w:eastAsia="en-US"/>
    </w:rPr>
  </w:style>
  <w:style w:type="character" w:styleId="Enfasiintensa">
    <w:name w:val="Intense Emphasis"/>
    <w:basedOn w:val="Carpredefinitoparagrafo"/>
    <w:uiPriority w:val="21"/>
    <w:qFormat/>
    <w:rsid w:val="00ED0CA0"/>
    <w:rPr>
      <w:rFonts w:cs="Times New Roman"/>
      <w:b/>
      <w:bCs/>
      <w:i/>
      <w:iCs/>
      <w:color w:val="4F81BD"/>
    </w:rPr>
  </w:style>
  <w:style w:type="paragraph" w:styleId="NormaleWeb">
    <w:name w:val="Normal (Web)"/>
    <w:basedOn w:val="Normale"/>
    <w:uiPriority w:val="99"/>
    <w:rsid w:val="00DE1224"/>
    <w:pPr>
      <w:suppressAutoHyphens/>
      <w:spacing w:before="280" w:after="280"/>
    </w:pPr>
    <w:rPr>
      <w:lang w:eastAsia="th-TH" w:bidi="th-TH"/>
    </w:rPr>
  </w:style>
  <w:style w:type="paragraph" w:styleId="Paragrafoelenco">
    <w:name w:val="List Paragraph"/>
    <w:basedOn w:val="Normale"/>
    <w:uiPriority w:val="34"/>
    <w:qFormat/>
    <w:rsid w:val="009131BF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Titolosommario">
    <w:name w:val="TOC Heading"/>
    <w:basedOn w:val="Titolo1"/>
    <w:next w:val="Normale"/>
    <w:uiPriority w:val="39"/>
    <w:unhideWhenUsed/>
    <w:qFormat/>
    <w:rsid w:val="00900B3C"/>
    <w:pPr>
      <w:keepLines/>
      <w:spacing w:after="0" w:line="259" w:lineRule="auto"/>
      <w:outlineLvl w:val="9"/>
    </w:pPr>
    <w:rPr>
      <w:rFonts w:ascii="Calibri Light" w:hAnsi="Calibri Light" w:cs="Times New Roman"/>
      <w:b w:val="0"/>
      <w:bCs w:val="0"/>
      <w:color w:val="2E74B5"/>
      <w:kern w:val="0"/>
      <w:lang w:val="it-IT"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900B3C"/>
    <w:pPr>
      <w:spacing w:after="100" w:line="259" w:lineRule="auto"/>
      <w:ind w:left="220"/>
    </w:pPr>
    <w:rPr>
      <w:rFonts w:ascii="Calibri" w:hAnsi="Calibri"/>
      <w:sz w:val="22"/>
      <w:szCs w:val="22"/>
      <w:lang w:val="it-IT"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00B3C"/>
    <w:pPr>
      <w:spacing w:after="100" w:line="259" w:lineRule="auto"/>
    </w:pPr>
    <w:rPr>
      <w:rFonts w:ascii="Calibri" w:hAnsi="Calibri"/>
      <w:sz w:val="22"/>
      <w:szCs w:val="22"/>
      <w:lang w:val="it-IT"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900B3C"/>
    <w:pPr>
      <w:spacing w:after="100" w:line="259" w:lineRule="auto"/>
      <w:ind w:left="440"/>
    </w:pPr>
    <w:rPr>
      <w:rFonts w:ascii="Calibri" w:hAnsi="Calibri"/>
      <w:sz w:val="22"/>
      <w:szCs w:val="22"/>
      <w:lang w:val="it-IT" w:eastAsia="it-IT"/>
    </w:rPr>
  </w:style>
  <w:style w:type="paragraph" w:styleId="Nessunaspaziatura">
    <w:name w:val="No Spacing"/>
    <w:uiPriority w:val="1"/>
    <w:qFormat/>
    <w:rsid w:val="0042545D"/>
    <w:rPr>
      <w:rFonts w:ascii="Calibri" w:hAnsi="Calibri"/>
      <w:sz w:val="22"/>
      <w:szCs w:val="22"/>
      <w:lang w:eastAsia="en-US"/>
    </w:rPr>
  </w:style>
  <w:style w:type="character" w:styleId="Collegamentoipertestuale">
    <w:name w:val="Hyperlink"/>
    <w:basedOn w:val="Carpredefinitoparagrafo"/>
    <w:uiPriority w:val="99"/>
    <w:rsid w:val="008C64AF"/>
    <w:rPr>
      <w:rFonts w:cs="Times New Roman"/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8C64AF"/>
    <w:rPr>
      <w:rFonts w:cs="Times New Roman"/>
      <w:color w:val="605E5C"/>
      <w:shd w:val="clear" w:color="auto" w:fill="E1DFDD"/>
    </w:rPr>
  </w:style>
  <w:style w:type="character" w:styleId="Rimandocommento">
    <w:name w:val="annotation reference"/>
    <w:basedOn w:val="Carpredefinitoparagrafo"/>
    <w:uiPriority w:val="99"/>
    <w:rsid w:val="00B71FE4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rsid w:val="00B71FE4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B71FE4"/>
    <w:rPr>
      <w:lang w:val="en-US" w:eastAsia="en-US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rsid w:val="00B71FE4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rsid w:val="00B71FE4"/>
    <w:rPr>
      <w:b/>
      <w:bCs/>
      <w:lang w:val="en-US" w:eastAsia="en-US"/>
    </w:rPr>
  </w:style>
  <w:style w:type="paragraph" w:styleId="Revisione">
    <w:name w:val="Revision"/>
    <w:hidden/>
    <w:uiPriority w:val="99"/>
    <w:semiHidden/>
    <w:rsid w:val="004225FF"/>
    <w:rPr>
      <w:sz w:val="24"/>
      <w:szCs w:val="24"/>
      <w:lang w:val="en-US" w:eastAsia="en-US"/>
    </w:rPr>
  </w:style>
  <w:style w:type="character" w:styleId="Collegamentovisitato">
    <w:name w:val="FollowedHyperlink"/>
    <w:basedOn w:val="Carpredefinitoparagrafo"/>
    <w:uiPriority w:val="99"/>
    <w:rsid w:val="0021574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59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62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3462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4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32</Pages>
  <Words>7868</Words>
  <Characters>44854</Characters>
  <Application>Microsoft Office Word</Application>
  <DocSecurity>0</DocSecurity>
  <Lines>373</Lines>
  <Paragraphs>105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ATSD –Design Deliverable</vt:lpstr>
    </vt:vector>
  </TitlesOfParts>
  <Company>Faculteit der Exacte Wetenschappen, VU, Amsterdam</Company>
  <LinksUpToDate>false</LinksUpToDate>
  <CharactersWithSpaces>52617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ATSD –Design Deliverable</dc:title>
  <dc:subject/>
  <dc:creator>gebruiker</dc:creator>
  <cp:keywords/>
  <dc:description/>
  <cp:lastModifiedBy>Stefano Florio</cp:lastModifiedBy>
  <cp:revision>16</cp:revision>
  <dcterms:created xsi:type="dcterms:W3CDTF">2019-01-19T18:48:00Z</dcterms:created>
  <dcterms:modified xsi:type="dcterms:W3CDTF">2019-01-20T21:42:00Z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yle">
    <vt:lpwstr>ieee</vt:lpwstr>
  </property>
</Properties>
</file>